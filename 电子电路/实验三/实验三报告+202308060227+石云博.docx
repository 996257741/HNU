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E4AE5" w14:textId="77777777" w:rsidR="0032420B" w:rsidRPr="000D2AD2" w:rsidRDefault="002266EB" w:rsidP="00F57B46">
      <w:pPr>
        <w:pStyle w:val="1"/>
        <w:rPr>
          <w:rFonts w:hint="eastAsia"/>
        </w:rPr>
      </w:pPr>
      <w:r w:rsidRPr="000D2AD2">
        <w:rPr>
          <w:rFonts w:hint="eastAsia"/>
        </w:rPr>
        <w:t>实验</w:t>
      </w:r>
      <w:r w:rsidR="00B62E62">
        <w:rPr>
          <w:rFonts w:hint="eastAsia"/>
          <w:lang w:eastAsia="zh-CN"/>
        </w:rPr>
        <w:t>三</w:t>
      </w:r>
      <w:r w:rsidRPr="000D2AD2">
        <w:rPr>
          <w:rFonts w:hint="eastAsia"/>
        </w:rPr>
        <w:t xml:space="preserve"> </w:t>
      </w:r>
      <w:r w:rsidR="00F57B46" w:rsidRPr="00F57B46">
        <w:rPr>
          <w:rFonts w:hint="eastAsia"/>
        </w:rPr>
        <w:t>模型机组合部件的实现（</w:t>
      </w:r>
      <w:r w:rsidR="00B62E62">
        <w:rPr>
          <w:rFonts w:hint="eastAsia"/>
          <w:lang w:eastAsia="zh-CN"/>
        </w:rPr>
        <w:t>二</w:t>
      </w:r>
      <w:r w:rsidR="00F57B46" w:rsidRPr="00F57B46">
        <w:rPr>
          <w:rFonts w:hint="eastAsia"/>
        </w:rPr>
        <w:t>）</w:t>
      </w:r>
    </w:p>
    <w:p w14:paraId="786C1F3C" w14:textId="0FA86D57" w:rsidR="002613D6" w:rsidRDefault="002C2931" w:rsidP="002C2931">
      <w:pPr>
        <w:jc w:val="center"/>
        <w:rPr>
          <w:rFonts w:eastAsia="仿宋_GB2312"/>
          <w:szCs w:val="21"/>
          <w:u w:val="single"/>
        </w:rPr>
      </w:pPr>
      <w:r w:rsidRPr="00B471BB">
        <w:rPr>
          <w:rFonts w:eastAsia="仿宋_GB2312" w:hAnsi="黑体" w:hint="eastAsia"/>
          <w:szCs w:val="21"/>
        </w:rPr>
        <w:t>班级</w:t>
      </w:r>
      <w:r w:rsidRPr="00B471BB">
        <w:rPr>
          <w:rFonts w:eastAsia="仿宋_GB2312" w:hint="eastAsia"/>
          <w:szCs w:val="21"/>
        </w:rPr>
        <w:t xml:space="preserve"> </w:t>
      </w:r>
      <w:r w:rsidR="000D2AD2">
        <w:rPr>
          <w:rFonts w:eastAsia="仿宋_GB2312" w:hAnsi="黑体" w:hint="eastAsia"/>
          <w:szCs w:val="21"/>
          <w:u w:val="single"/>
        </w:rPr>
        <w:t xml:space="preserve">  </w:t>
      </w:r>
      <w:r w:rsidR="002F7B83">
        <w:rPr>
          <w:rFonts w:eastAsia="仿宋_GB2312" w:hAnsi="黑体" w:hint="eastAsia"/>
          <w:szCs w:val="21"/>
          <w:u w:val="single"/>
        </w:rPr>
        <w:t>信安</w:t>
      </w:r>
      <w:r w:rsidR="00C76B46">
        <w:rPr>
          <w:rFonts w:eastAsia="仿宋_GB2312" w:hAnsi="黑体" w:hint="eastAsia"/>
          <w:szCs w:val="21"/>
          <w:u w:val="single"/>
        </w:rPr>
        <w:t>2302</w:t>
      </w:r>
      <w:r w:rsidR="002F7B83">
        <w:rPr>
          <w:rFonts w:eastAsia="仿宋_GB2312" w:hAnsi="黑体" w:hint="eastAsia"/>
          <w:szCs w:val="21"/>
          <w:u w:val="single"/>
        </w:rPr>
        <w:t>班</w:t>
      </w:r>
      <w:r w:rsidR="002F7B83">
        <w:rPr>
          <w:rFonts w:eastAsia="仿宋_GB2312" w:hAnsi="黑体"/>
          <w:szCs w:val="21"/>
          <w:u w:val="single"/>
        </w:rPr>
        <w:t xml:space="preserve"> </w:t>
      </w:r>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姓名</w:t>
      </w:r>
      <w:r w:rsidRPr="00B471BB">
        <w:rPr>
          <w:rFonts w:eastAsia="仿宋_GB2312" w:hint="eastAsia"/>
          <w:szCs w:val="21"/>
        </w:rPr>
        <w:t xml:space="preserve"> </w:t>
      </w:r>
      <w:r w:rsidR="000D2AD2">
        <w:rPr>
          <w:rFonts w:eastAsia="仿宋_GB2312" w:hAnsi="黑体"/>
          <w:szCs w:val="21"/>
          <w:u w:val="single"/>
        </w:rPr>
        <w:t xml:space="preserve">   </w:t>
      </w:r>
      <w:r w:rsidR="00C76B46">
        <w:rPr>
          <w:rFonts w:eastAsia="仿宋_GB2312" w:hAnsi="黑体" w:hint="eastAsia"/>
          <w:szCs w:val="21"/>
          <w:u w:val="single"/>
        </w:rPr>
        <w:t>石云博</w:t>
      </w:r>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学号</w:t>
      </w:r>
      <w:r w:rsidR="000D2AD2">
        <w:rPr>
          <w:rFonts w:eastAsia="仿宋_GB2312"/>
          <w:szCs w:val="21"/>
          <w:u w:val="single"/>
        </w:rPr>
        <w:t xml:space="preserve">    </w:t>
      </w:r>
      <w:r w:rsidR="00C76B46">
        <w:rPr>
          <w:rFonts w:eastAsia="仿宋_GB2312" w:hint="eastAsia"/>
          <w:szCs w:val="21"/>
          <w:u w:val="single"/>
        </w:rPr>
        <w:t>202308060227</w:t>
      </w:r>
      <w:r w:rsidR="002F7B83">
        <w:rPr>
          <w:rFonts w:eastAsia="仿宋_GB2312"/>
          <w:szCs w:val="21"/>
          <w:u w:val="single"/>
        </w:rPr>
        <w:t xml:space="preserve">  </w:t>
      </w:r>
    </w:p>
    <w:p w14:paraId="66F73E4D" w14:textId="77777777" w:rsidR="00F57B46" w:rsidRPr="00B471BB" w:rsidRDefault="00F57B46" w:rsidP="002C2931">
      <w:pPr>
        <w:jc w:val="center"/>
        <w:rPr>
          <w:rFonts w:eastAsia="仿宋_GB2312" w:hint="eastAsia"/>
          <w:szCs w:val="21"/>
        </w:rPr>
      </w:pPr>
    </w:p>
    <w:p w14:paraId="361DF367" w14:textId="77777777" w:rsidR="00BE52A0" w:rsidRPr="00C52A4F" w:rsidRDefault="000F5E1D" w:rsidP="00C52A4F">
      <w:pPr>
        <w:pStyle w:val="21"/>
        <w:spacing w:beforeLines="50" w:before="156" w:afterLines="50" w:after="156"/>
        <w:rPr>
          <w:rFonts w:hint="eastAsia"/>
          <w:b w:val="0"/>
          <w:bCs w:val="0"/>
          <w:sz w:val="28"/>
          <w:szCs w:val="28"/>
        </w:rPr>
      </w:pPr>
      <w:r w:rsidRPr="00C52A4F">
        <w:rPr>
          <w:rFonts w:hint="eastAsia"/>
          <w:b w:val="0"/>
          <w:bCs w:val="0"/>
          <w:sz w:val="28"/>
          <w:szCs w:val="28"/>
        </w:rPr>
        <w:t>一、</w:t>
      </w:r>
      <w:r w:rsidR="002C2931" w:rsidRPr="00C52A4F">
        <w:rPr>
          <w:rFonts w:hint="eastAsia"/>
          <w:b w:val="0"/>
          <w:bCs w:val="0"/>
          <w:sz w:val="28"/>
          <w:szCs w:val="28"/>
        </w:rPr>
        <w:t>实验目的</w:t>
      </w:r>
    </w:p>
    <w:p w14:paraId="360F91AE" w14:textId="77777777" w:rsidR="002F7B83" w:rsidRPr="002F7B83" w:rsidRDefault="002F7B83" w:rsidP="002F7B83">
      <w:pPr>
        <w:numPr>
          <w:ilvl w:val="0"/>
          <w:numId w:val="22"/>
        </w:numPr>
        <w:adjustRightInd w:val="0"/>
        <w:snapToGrid w:val="0"/>
        <w:spacing w:line="312" w:lineRule="auto"/>
        <w:rPr>
          <w:rFonts w:hint="eastAsia"/>
          <w:szCs w:val="21"/>
        </w:rPr>
      </w:pPr>
      <w:r w:rsidRPr="002F7B83">
        <w:rPr>
          <w:rFonts w:hint="eastAsia"/>
          <w:szCs w:val="21"/>
        </w:rPr>
        <w:t>了解简易模型机的内部结构和工作原理。</w:t>
      </w:r>
    </w:p>
    <w:p w14:paraId="0E54A332" w14:textId="46EA7DE7" w:rsidR="002F7B83" w:rsidRPr="002F7B83" w:rsidRDefault="002F7B83" w:rsidP="002F7B83">
      <w:pPr>
        <w:numPr>
          <w:ilvl w:val="0"/>
          <w:numId w:val="22"/>
        </w:numPr>
        <w:adjustRightInd w:val="0"/>
        <w:snapToGrid w:val="0"/>
        <w:spacing w:line="312" w:lineRule="auto"/>
        <w:rPr>
          <w:rFonts w:hint="eastAsia"/>
          <w:szCs w:val="21"/>
        </w:rPr>
      </w:pPr>
      <w:r w:rsidRPr="002F7B83">
        <w:rPr>
          <w:rFonts w:hint="eastAsia"/>
          <w:szCs w:val="21"/>
        </w:rPr>
        <w:t>分析模型机的功能，设计</w:t>
      </w:r>
      <w:r w:rsidRPr="002F7B83">
        <w:rPr>
          <w:rFonts w:hint="eastAsia"/>
          <w:szCs w:val="21"/>
        </w:rPr>
        <w:t xml:space="preserve"> 8 </w:t>
      </w:r>
      <w:r w:rsidRPr="002F7B83">
        <w:rPr>
          <w:rFonts w:hint="eastAsia"/>
          <w:szCs w:val="21"/>
        </w:rPr>
        <w:t>重</w:t>
      </w:r>
      <w:r w:rsidRPr="002F7B83">
        <w:rPr>
          <w:rFonts w:hint="eastAsia"/>
          <w:szCs w:val="21"/>
        </w:rPr>
        <w:t xml:space="preserve"> 3-1 </w:t>
      </w:r>
      <w:r w:rsidRPr="002F7B83">
        <w:rPr>
          <w:rFonts w:hint="eastAsia"/>
          <w:szCs w:val="21"/>
        </w:rPr>
        <w:t>多路复用器</w:t>
      </w:r>
      <w:r w:rsidR="00C76B46">
        <w:rPr>
          <w:rFonts w:hint="eastAsia"/>
          <w:szCs w:val="21"/>
        </w:rPr>
        <w:t>，</w:t>
      </w:r>
      <w:r w:rsidR="00C76B46">
        <w:rPr>
          <w:rFonts w:hint="eastAsia"/>
          <w:szCs w:val="21"/>
        </w:rPr>
        <w:t>2</w:t>
      </w:r>
      <w:r w:rsidR="00C76B46" w:rsidRPr="002F7B83">
        <w:rPr>
          <w:rFonts w:hint="eastAsia"/>
          <w:szCs w:val="21"/>
        </w:rPr>
        <w:t xml:space="preserve">-1 </w:t>
      </w:r>
      <w:r w:rsidR="00C76B46" w:rsidRPr="002F7B83">
        <w:rPr>
          <w:rFonts w:hint="eastAsia"/>
          <w:szCs w:val="21"/>
        </w:rPr>
        <w:t>多路复用器</w:t>
      </w:r>
      <w:r w:rsidRPr="002F7B83">
        <w:rPr>
          <w:rFonts w:hint="eastAsia"/>
          <w:szCs w:val="21"/>
        </w:rPr>
        <w:t>。</w:t>
      </w:r>
    </w:p>
    <w:p w14:paraId="4A3E90BE" w14:textId="77777777" w:rsidR="00CB5F7D" w:rsidRDefault="002F7B83" w:rsidP="002F7B83">
      <w:pPr>
        <w:numPr>
          <w:ilvl w:val="0"/>
          <w:numId w:val="22"/>
        </w:numPr>
        <w:adjustRightInd w:val="0"/>
        <w:snapToGrid w:val="0"/>
        <w:spacing w:line="312" w:lineRule="auto"/>
        <w:rPr>
          <w:szCs w:val="21"/>
        </w:rPr>
      </w:pPr>
      <w:r w:rsidRPr="002F7B83">
        <w:rPr>
          <w:rFonts w:hint="eastAsia"/>
          <w:szCs w:val="21"/>
        </w:rPr>
        <w:t>分析模型机的工作原理，设计模型机控制信号产生逻辑。</w:t>
      </w:r>
    </w:p>
    <w:p w14:paraId="5D439E97" w14:textId="77777777" w:rsidR="00F57B46" w:rsidRPr="002C2931" w:rsidRDefault="00F57B46" w:rsidP="00C52A4F">
      <w:pPr>
        <w:adjustRightInd w:val="0"/>
        <w:snapToGrid w:val="0"/>
        <w:spacing w:line="312" w:lineRule="auto"/>
        <w:rPr>
          <w:rFonts w:hint="eastAsia"/>
          <w:szCs w:val="21"/>
        </w:rPr>
      </w:pPr>
    </w:p>
    <w:p w14:paraId="0627F155" w14:textId="77777777" w:rsidR="00BE52A0" w:rsidRPr="00C52A4F" w:rsidRDefault="000F5E1D" w:rsidP="00C52A4F">
      <w:pPr>
        <w:pStyle w:val="21"/>
        <w:spacing w:beforeLines="50" w:before="156" w:afterLines="50" w:after="156"/>
        <w:rPr>
          <w:rFonts w:hint="eastAsia"/>
          <w:b w:val="0"/>
          <w:bCs w:val="0"/>
          <w:sz w:val="28"/>
          <w:szCs w:val="28"/>
        </w:rPr>
      </w:pPr>
      <w:r w:rsidRPr="00C52A4F">
        <w:rPr>
          <w:rFonts w:hint="eastAsia"/>
          <w:b w:val="0"/>
          <w:bCs w:val="0"/>
          <w:sz w:val="28"/>
          <w:szCs w:val="28"/>
        </w:rPr>
        <w:t>二、</w:t>
      </w:r>
      <w:r w:rsidR="002C2931" w:rsidRPr="00C52A4F">
        <w:rPr>
          <w:rFonts w:hint="eastAsia"/>
          <w:b w:val="0"/>
          <w:bCs w:val="0"/>
          <w:sz w:val="28"/>
          <w:szCs w:val="28"/>
        </w:rPr>
        <w:t>实验内容</w:t>
      </w:r>
    </w:p>
    <w:p w14:paraId="456201A0" w14:textId="77777777" w:rsidR="002F7B83" w:rsidRPr="002F7B83" w:rsidRDefault="002F7B83" w:rsidP="002F7B83">
      <w:pPr>
        <w:numPr>
          <w:ilvl w:val="0"/>
          <w:numId w:val="23"/>
        </w:numPr>
        <w:adjustRightInd w:val="0"/>
        <w:snapToGrid w:val="0"/>
        <w:spacing w:line="312" w:lineRule="auto"/>
        <w:rPr>
          <w:rFonts w:hint="eastAsia"/>
          <w:szCs w:val="21"/>
        </w:rPr>
      </w:pPr>
      <w:r w:rsidRPr="002F7B83">
        <w:rPr>
          <w:rFonts w:hint="eastAsia"/>
          <w:szCs w:val="21"/>
        </w:rPr>
        <w:t>用</w:t>
      </w:r>
      <w:r w:rsidRPr="002F7B83">
        <w:rPr>
          <w:rFonts w:hint="eastAsia"/>
          <w:szCs w:val="21"/>
        </w:rPr>
        <w:t xml:space="preserve"> VERILOG </w:t>
      </w:r>
      <w:r w:rsidRPr="002F7B83">
        <w:rPr>
          <w:rFonts w:hint="eastAsia"/>
          <w:szCs w:val="21"/>
        </w:rPr>
        <w:t>语言设计模型机的</w:t>
      </w:r>
      <w:r w:rsidRPr="002F7B83">
        <w:rPr>
          <w:rFonts w:hint="eastAsia"/>
          <w:szCs w:val="21"/>
        </w:rPr>
        <w:t xml:space="preserve"> 8 </w:t>
      </w:r>
      <w:r w:rsidRPr="002F7B83">
        <w:rPr>
          <w:rFonts w:hint="eastAsia"/>
          <w:szCs w:val="21"/>
        </w:rPr>
        <w:t>重</w:t>
      </w:r>
      <w:r w:rsidRPr="002F7B83">
        <w:rPr>
          <w:rFonts w:hint="eastAsia"/>
          <w:szCs w:val="21"/>
        </w:rPr>
        <w:t xml:space="preserve"> 3-1 </w:t>
      </w:r>
      <w:r w:rsidRPr="002F7B83">
        <w:rPr>
          <w:rFonts w:hint="eastAsia"/>
          <w:szCs w:val="21"/>
        </w:rPr>
        <w:t>多路复用器；</w:t>
      </w:r>
    </w:p>
    <w:p w14:paraId="5BE5365C" w14:textId="64620C1A" w:rsidR="002F7B83" w:rsidRPr="002F7B83" w:rsidRDefault="002F7B83" w:rsidP="002F7B83">
      <w:pPr>
        <w:numPr>
          <w:ilvl w:val="0"/>
          <w:numId w:val="23"/>
        </w:numPr>
        <w:adjustRightInd w:val="0"/>
        <w:snapToGrid w:val="0"/>
        <w:spacing w:line="312" w:lineRule="auto"/>
        <w:rPr>
          <w:rFonts w:hint="eastAsia"/>
          <w:szCs w:val="21"/>
        </w:rPr>
      </w:pPr>
      <w:r w:rsidRPr="002F7B83">
        <w:rPr>
          <w:rFonts w:hint="eastAsia"/>
          <w:szCs w:val="21"/>
        </w:rPr>
        <w:t>用</w:t>
      </w:r>
      <w:r w:rsidRPr="002F7B83">
        <w:rPr>
          <w:rFonts w:hint="eastAsia"/>
          <w:szCs w:val="21"/>
        </w:rPr>
        <w:t xml:space="preserve"> VERILOG </w:t>
      </w:r>
      <w:r w:rsidRPr="002F7B83">
        <w:rPr>
          <w:rFonts w:hint="eastAsia"/>
          <w:szCs w:val="21"/>
        </w:rPr>
        <w:t>语言设计模型机的</w:t>
      </w:r>
      <w:r w:rsidR="00C76B46">
        <w:rPr>
          <w:rFonts w:hint="eastAsia"/>
          <w:szCs w:val="21"/>
        </w:rPr>
        <w:t>8</w:t>
      </w:r>
      <w:r w:rsidR="00C76B46">
        <w:rPr>
          <w:rFonts w:hint="eastAsia"/>
          <w:szCs w:val="21"/>
        </w:rPr>
        <w:t>重</w:t>
      </w:r>
      <w:r w:rsidR="00C76B46">
        <w:rPr>
          <w:rFonts w:hint="eastAsia"/>
          <w:szCs w:val="21"/>
        </w:rPr>
        <w:t>2</w:t>
      </w:r>
      <w:r w:rsidR="00C76B46" w:rsidRPr="002F7B83">
        <w:rPr>
          <w:rFonts w:hint="eastAsia"/>
          <w:szCs w:val="21"/>
        </w:rPr>
        <w:t xml:space="preserve">-1 </w:t>
      </w:r>
      <w:r w:rsidR="00C76B46" w:rsidRPr="002F7B83">
        <w:rPr>
          <w:rFonts w:hint="eastAsia"/>
          <w:szCs w:val="21"/>
        </w:rPr>
        <w:t>多路复用器</w:t>
      </w:r>
      <w:r w:rsidRPr="002F7B83">
        <w:rPr>
          <w:rFonts w:hint="eastAsia"/>
          <w:szCs w:val="21"/>
        </w:rPr>
        <w:t>；</w:t>
      </w:r>
    </w:p>
    <w:p w14:paraId="03633C18" w14:textId="77777777" w:rsidR="00CB5F7D" w:rsidRPr="00C52A4F" w:rsidRDefault="002F7B83" w:rsidP="002F7B83">
      <w:pPr>
        <w:numPr>
          <w:ilvl w:val="0"/>
          <w:numId w:val="23"/>
        </w:numPr>
        <w:adjustRightInd w:val="0"/>
        <w:snapToGrid w:val="0"/>
        <w:spacing w:line="312" w:lineRule="auto"/>
        <w:rPr>
          <w:szCs w:val="21"/>
        </w:rPr>
      </w:pPr>
      <w:r w:rsidRPr="002F7B83">
        <w:rPr>
          <w:rFonts w:hint="eastAsia"/>
          <w:szCs w:val="21"/>
        </w:rPr>
        <w:t>用</w:t>
      </w:r>
      <w:r w:rsidRPr="002F7B83">
        <w:rPr>
          <w:rFonts w:hint="eastAsia"/>
          <w:szCs w:val="21"/>
        </w:rPr>
        <w:t xml:space="preserve"> VERILOG </w:t>
      </w:r>
      <w:r w:rsidRPr="002F7B83">
        <w:rPr>
          <w:rFonts w:hint="eastAsia"/>
          <w:szCs w:val="21"/>
        </w:rPr>
        <w:t>语言设计模型机的控制信号产生逻辑。</w:t>
      </w:r>
    </w:p>
    <w:p w14:paraId="110521F0" w14:textId="77777777" w:rsidR="00F57B46" w:rsidRPr="002F7B83" w:rsidRDefault="00F57B46" w:rsidP="00C52A4F">
      <w:pPr>
        <w:adjustRightInd w:val="0"/>
        <w:snapToGrid w:val="0"/>
        <w:spacing w:line="312" w:lineRule="auto"/>
        <w:rPr>
          <w:rFonts w:hint="eastAsia"/>
          <w:szCs w:val="21"/>
        </w:rPr>
      </w:pPr>
    </w:p>
    <w:p w14:paraId="0CF3B707" w14:textId="77777777" w:rsidR="00BE52A0" w:rsidRPr="00C52A4F" w:rsidRDefault="000F5E1D" w:rsidP="00C52A4F">
      <w:pPr>
        <w:pStyle w:val="21"/>
        <w:spacing w:beforeLines="50" w:before="156" w:afterLines="50" w:after="156"/>
        <w:rPr>
          <w:b w:val="0"/>
          <w:bCs w:val="0"/>
          <w:sz w:val="28"/>
          <w:szCs w:val="28"/>
        </w:rPr>
      </w:pPr>
      <w:r w:rsidRPr="00C52A4F">
        <w:rPr>
          <w:rFonts w:hint="eastAsia"/>
          <w:b w:val="0"/>
          <w:bCs w:val="0"/>
          <w:sz w:val="28"/>
          <w:szCs w:val="28"/>
        </w:rPr>
        <w:t>三、</w:t>
      </w:r>
      <w:r w:rsidR="00272D12" w:rsidRPr="00C52A4F">
        <w:rPr>
          <w:rFonts w:hint="eastAsia"/>
          <w:b w:val="0"/>
          <w:bCs w:val="0"/>
          <w:sz w:val="28"/>
          <w:szCs w:val="28"/>
        </w:rPr>
        <w:t>实验</w:t>
      </w:r>
      <w:r w:rsidR="00FD67A6" w:rsidRPr="00C52A4F">
        <w:rPr>
          <w:rFonts w:hint="eastAsia"/>
          <w:b w:val="0"/>
          <w:bCs w:val="0"/>
          <w:sz w:val="28"/>
          <w:szCs w:val="28"/>
        </w:rPr>
        <w:t>过程</w:t>
      </w:r>
    </w:p>
    <w:p w14:paraId="7CC13BEA" w14:textId="77777777" w:rsidR="0015555D" w:rsidRPr="001B7418" w:rsidRDefault="00450075" w:rsidP="00B335F4">
      <w:pPr>
        <w:pStyle w:val="21"/>
        <w:spacing w:beforeLines="50" w:before="156" w:afterLines="50" w:after="156"/>
        <w:rPr>
          <w:b w:val="0"/>
          <w:bCs w:val="0"/>
          <w:lang w:eastAsia="zh-CN"/>
        </w:rPr>
      </w:pPr>
      <w:r w:rsidRPr="001B7418">
        <w:rPr>
          <w:rFonts w:hint="eastAsia"/>
          <w:b w:val="0"/>
          <w:bCs w:val="0"/>
        </w:rPr>
        <w:t>1、</w:t>
      </w:r>
      <w:r w:rsidR="00B62E62">
        <w:rPr>
          <w:rFonts w:hint="eastAsia"/>
          <w:b w:val="0"/>
          <w:bCs w:val="0"/>
          <w:lang w:eastAsia="zh-CN"/>
        </w:rPr>
        <w:t>8重</w:t>
      </w:r>
      <w:r w:rsidR="00B62E62">
        <w:rPr>
          <w:b w:val="0"/>
          <w:bCs w:val="0"/>
          <w:lang w:eastAsia="zh-CN"/>
        </w:rPr>
        <w:t>3-1</w:t>
      </w:r>
      <w:r w:rsidR="00B62E62">
        <w:rPr>
          <w:rFonts w:hint="eastAsia"/>
          <w:b w:val="0"/>
          <w:bCs w:val="0"/>
          <w:lang w:eastAsia="zh-CN"/>
        </w:rPr>
        <w:t>多路复用器</w:t>
      </w:r>
    </w:p>
    <w:p w14:paraId="1C247EF0" w14:textId="77777777" w:rsidR="00CB5F7D" w:rsidRPr="001B7418" w:rsidRDefault="00026B32" w:rsidP="001B7418">
      <w:pPr>
        <w:pStyle w:val="21"/>
        <w:rPr>
          <w:b w:val="0"/>
          <w:bCs w:val="0"/>
        </w:rPr>
      </w:pPr>
      <w:r w:rsidRPr="001B7418">
        <w:rPr>
          <w:b w:val="0"/>
          <w:bCs w:val="0"/>
        </w:rPr>
        <w:t>A</w:t>
      </w:r>
      <w:r w:rsidR="00450075" w:rsidRPr="001B7418">
        <w:rPr>
          <w:rFonts w:hint="eastAsia"/>
          <w:b w:val="0"/>
          <w:bCs w:val="0"/>
        </w:rPr>
        <w:t>）</w:t>
      </w:r>
      <w:r w:rsidR="00F57B46" w:rsidRPr="001B7418">
        <w:rPr>
          <w:rFonts w:hint="eastAsia"/>
          <w:b w:val="0"/>
          <w:bCs w:val="0"/>
        </w:rPr>
        <w:t>创建工程</w:t>
      </w:r>
      <w:r w:rsidR="0015555D" w:rsidRPr="001B7418">
        <w:rPr>
          <w:rFonts w:hint="eastAsia"/>
          <w:b w:val="0"/>
          <w:bCs w:val="0"/>
        </w:rPr>
        <w:t>（选择的芯片为family=</w:t>
      </w:r>
      <w:r w:rsidR="007A1313">
        <w:rPr>
          <w:b w:val="0"/>
          <w:bCs w:val="0"/>
        </w:rPr>
        <w:t>C</w:t>
      </w:r>
      <w:r w:rsidR="007A1313">
        <w:rPr>
          <w:rFonts w:hint="eastAsia"/>
          <w:b w:val="0"/>
          <w:bCs w:val="0"/>
          <w:lang w:eastAsia="zh-CN"/>
        </w:rPr>
        <w:t>y</w:t>
      </w:r>
      <w:r w:rsidR="007A1313">
        <w:rPr>
          <w:b w:val="0"/>
          <w:bCs w:val="0"/>
        </w:rPr>
        <w:t>clone II</w:t>
      </w:r>
      <w:r w:rsidR="0015555D" w:rsidRPr="001B7418">
        <w:rPr>
          <w:rFonts w:hint="eastAsia"/>
          <w:b w:val="0"/>
          <w:bCs w:val="0"/>
        </w:rPr>
        <w:t>；name=EP</w:t>
      </w:r>
      <w:r w:rsidR="007A1313">
        <w:rPr>
          <w:b w:val="0"/>
          <w:bCs w:val="0"/>
        </w:rPr>
        <w:t>2C5T</w:t>
      </w:r>
      <w:r w:rsidR="0015555D" w:rsidRPr="001B7418">
        <w:rPr>
          <w:rFonts w:hint="eastAsia"/>
          <w:b w:val="0"/>
          <w:bCs w:val="0"/>
        </w:rPr>
        <w:t>144</w:t>
      </w:r>
      <w:r w:rsidR="007A1313">
        <w:rPr>
          <w:b w:val="0"/>
          <w:bCs w:val="0"/>
        </w:rPr>
        <w:t>C8</w:t>
      </w:r>
      <w:r w:rsidR="0015555D" w:rsidRPr="001B7418">
        <w:rPr>
          <w:rFonts w:hint="eastAsia"/>
          <w:b w:val="0"/>
          <w:bCs w:val="0"/>
        </w:rPr>
        <w:t>）</w:t>
      </w:r>
    </w:p>
    <w:p w14:paraId="400B6CFD" w14:textId="18160663" w:rsidR="00450075" w:rsidRPr="00C52A4F" w:rsidRDefault="002F7B83" w:rsidP="00C52A4F">
      <w:pPr>
        <w:adjustRightInd w:val="0"/>
        <w:snapToGrid w:val="0"/>
        <w:spacing w:line="312" w:lineRule="auto"/>
        <w:rPr>
          <w:rFonts w:hint="eastAsia"/>
          <w:szCs w:val="21"/>
        </w:rPr>
      </w:pPr>
      <w:r w:rsidRPr="002F7B83">
        <w:rPr>
          <w:rFonts w:hint="eastAsia"/>
          <w:szCs w:val="21"/>
        </w:rPr>
        <w:t>步骤：左上角</w:t>
      </w:r>
      <w:r w:rsidRPr="002F7B83">
        <w:rPr>
          <w:rFonts w:hint="eastAsia"/>
          <w:szCs w:val="21"/>
        </w:rPr>
        <w:t xml:space="preserve"> file-&gt;New Project Wizard-&gt;</w:t>
      </w:r>
      <w:r w:rsidRPr="002F7B83">
        <w:rPr>
          <w:rFonts w:hint="eastAsia"/>
          <w:szCs w:val="21"/>
        </w:rPr>
        <w:t>选择工程位置和工程名</w:t>
      </w:r>
      <w:r w:rsidRPr="002F7B83">
        <w:rPr>
          <w:rFonts w:hint="eastAsia"/>
          <w:szCs w:val="21"/>
        </w:rPr>
        <w:t>-&gt;</w:t>
      </w:r>
      <w:r w:rsidRPr="002F7B83">
        <w:rPr>
          <w:rFonts w:hint="eastAsia"/>
          <w:szCs w:val="21"/>
        </w:rPr>
        <w:t>选择芯片</w:t>
      </w:r>
      <w:r w:rsidRPr="002F7B83">
        <w:rPr>
          <w:rFonts w:hint="eastAsia"/>
          <w:szCs w:val="21"/>
        </w:rPr>
        <w:t xml:space="preserve"> Cyclone II</w:t>
      </w:r>
      <w:r w:rsidRPr="002F7B83">
        <w:rPr>
          <w:rFonts w:hint="eastAsia"/>
          <w:szCs w:val="21"/>
        </w:rPr>
        <w:t>，</w:t>
      </w:r>
      <w:r w:rsidRPr="002F7B83">
        <w:rPr>
          <w:rFonts w:hint="eastAsia"/>
          <w:szCs w:val="21"/>
        </w:rPr>
        <w:t>available device</w:t>
      </w:r>
      <w:r w:rsidRPr="002F7B83">
        <w:rPr>
          <w:rFonts w:hint="eastAsia"/>
          <w:szCs w:val="21"/>
        </w:rPr>
        <w:t>中选择</w:t>
      </w:r>
      <w:r w:rsidRPr="002F7B83">
        <w:rPr>
          <w:rFonts w:hint="eastAsia"/>
          <w:szCs w:val="21"/>
        </w:rPr>
        <w:t xml:space="preserve"> EP2C5T144C8-&gt;</w:t>
      </w:r>
      <w:r w:rsidRPr="002F7B83">
        <w:rPr>
          <w:rFonts w:hint="eastAsia"/>
          <w:szCs w:val="21"/>
        </w:rPr>
        <w:t>点击</w:t>
      </w:r>
      <w:r w:rsidRPr="002F7B83">
        <w:rPr>
          <w:rFonts w:hint="eastAsia"/>
          <w:szCs w:val="21"/>
        </w:rPr>
        <w:t xml:space="preserve"> next-&gt;</w:t>
      </w:r>
      <w:r w:rsidRPr="002F7B83">
        <w:rPr>
          <w:rFonts w:hint="eastAsia"/>
          <w:szCs w:val="21"/>
        </w:rPr>
        <w:t>最后点击</w:t>
      </w:r>
      <w:r w:rsidRPr="002F7B83">
        <w:rPr>
          <w:rFonts w:hint="eastAsia"/>
          <w:szCs w:val="21"/>
        </w:rPr>
        <w:t xml:space="preserve"> finish </w:t>
      </w:r>
      <w:r w:rsidRPr="002F7B83">
        <w:rPr>
          <w:rFonts w:hint="eastAsia"/>
          <w:szCs w:val="21"/>
        </w:rPr>
        <w:t>完成创建工程</w:t>
      </w:r>
    </w:p>
    <w:p w14:paraId="116107EB" w14:textId="77777777" w:rsidR="00CE26F1" w:rsidRPr="001B7418" w:rsidRDefault="00026B32" w:rsidP="001B7418">
      <w:pPr>
        <w:pStyle w:val="21"/>
        <w:rPr>
          <w:b w:val="0"/>
          <w:bCs w:val="0"/>
        </w:rPr>
      </w:pPr>
      <w:r w:rsidRPr="001B7418">
        <w:rPr>
          <w:b w:val="0"/>
          <w:bCs w:val="0"/>
        </w:rPr>
        <w:t>B</w:t>
      </w:r>
      <w:r w:rsidR="00450075" w:rsidRPr="001B7418">
        <w:rPr>
          <w:b w:val="0"/>
          <w:bCs w:val="0"/>
        </w:rPr>
        <w:t xml:space="preserve">) </w:t>
      </w:r>
      <w:r w:rsidR="00C37254" w:rsidRPr="001B7418">
        <w:rPr>
          <w:rFonts w:hint="eastAsia"/>
          <w:b w:val="0"/>
          <w:bCs w:val="0"/>
        </w:rPr>
        <w:t>编写源代码</w:t>
      </w:r>
    </w:p>
    <w:p w14:paraId="52798C53" w14:textId="77777777" w:rsidR="002F7B83" w:rsidRPr="002F7B83" w:rsidRDefault="002F7B83" w:rsidP="002F7B83">
      <w:pPr>
        <w:adjustRightInd w:val="0"/>
        <w:snapToGrid w:val="0"/>
        <w:spacing w:line="312" w:lineRule="auto"/>
        <w:rPr>
          <w:rFonts w:hint="eastAsia"/>
          <w:szCs w:val="21"/>
        </w:rPr>
      </w:pPr>
      <w:r w:rsidRPr="002F7B83">
        <w:rPr>
          <w:rFonts w:hint="eastAsia"/>
          <w:szCs w:val="21"/>
        </w:rPr>
        <w:t>根据实验指导和要求实现的功能写出对应的</w:t>
      </w:r>
      <w:r w:rsidRPr="002F7B83">
        <w:rPr>
          <w:rFonts w:hint="eastAsia"/>
          <w:szCs w:val="21"/>
        </w:rPr>
        <w:t xml:space="preserve"> Verilog </w:t>
      </w:r>
      <w:r w:rsidRPr="002F7B83">
        <w:rPr>
          <w:rFonts w:hint="eastAsia"/>
          <w:szCs w:val="21"/>
        </w:rPr>
        <w:t>代码。</w:t>
      </w:r>
    </w:p>
    <w:p w14:paraId="1C0930B5" w14:textId="77777777" w:rsidR="002F7B83" w:rsidRPr="002F7B83" w:rsidRDefault="002F7B83" w:rsidP="002F7B83">
      <w:pPr>
        <w:adjustRightInd w:val="0"/>
        <w:snapToGrid w:val="0"/>
        <w:spacing w:line="312" w:lineRule="auto"/>
        <w:rPr>
          <w:rFonts w:hint="eastAsia"/>
          <w:szCs w:val="21"/>
        </w:rPr>
      </w:pPr>
      <w:r w:rsidRPr="002F7B83">
        <w:rPr>
          <w:rFonts w:hint="eastAsia"/>
          <w:szCs w:val="21"/>
        </w:rPr>
        <w:t>步骤：左上角</w:t>
      </w:r>
      <w:r w:rsidRPr="002F7B83">
        <w:rPr>
          <w:rFonts w:hint="eastAsia"/>
          <w:szCs w:val="21"/>
        </w:rPr>
        <w:t xml:space="preserve"> file-&gt;new-&gt;Verilog hdl file-&gt;</w:t>
      </w:r>
      <w:r w:rsidRPr="002F7B83">
        <w:rPr>
          <w:rFonts w:hint="eastAsia"/>
          <w:szCs w:val="21"/>
        </w:rPr>
        <w:t>编写代码（</w:t>
      </w:r>
      <w:proofErr w:type="gramStart"/>
      <w:r w:rsidRPr="002F7B83">
        <w:rPr>
          <w:rFonts w:hint="eastAsia"/>
          <w:szCs w:val="21"/>
        </w:rPr>
        <w:t>模块名需与</w:t>
      </w:r>
      <w:proofErr w:type="gramEnd"/>
      <w:r w:rsidRPr="002F7B83">
        <w:rPr>
          <w:rFonts w:hint="eastAsia"/>
          <w:szCs w:val="21"/>
        </w:rPr>
        <w:t>工程名一致）</w:t>
      </w:r>
      <w:r w:rsidRPr="002F7B83">
        <w:rPr>
          <w:rFonts w:hint="eastAsia"/>
          <w:szCs w:val="21"/>
        </w:rPr>
        <w:t>-&gt;</w:t>
      </w:r>
      <w:r w:rsidRPr="002F7B83">
        <w:rPr>
          <w:rFonts w:hint="eastAsia"/>
          <w:szCs w:val="21"/>
        </w:rPr>
        <w:t>编译成功后保存到工程文件中。</w:t>
      </w:r>
    </w:p>
    <w:p w14:paraId="279E6074" w14:textId="77777777" w:rsidR="00450075" w:rsidRDefault="002F7B83" w:rsidP="002F7B83">
      <w:pPr>
        <w:adjustRightInd w:val="0"/>
        <w:snapToGrid w:val="0"/>
        <w:spacing w:line="312" w:lineRule="auto"/>
        <w:rPr>
          <w:szCs w:val="21"/>
        </w:rPr>
      </w:pPr>
      <w:r w:rsidRPr="002F7B83">
        <w:rPr>
          <w:rFonts w:hint="eastAsia"/>
          <w:szCs w:val="21"/>
        </w:rPr>
        <w:t>代码截图：</w:t>
      </w:r>
    </w:p>
    <w:p w14:paraId="01E70DAC" w14:textId="4EA05E1B" w:rsidR="002F7B83" w:rsidRPr="00C52A4F" w:rsidRDefault="00904F7D" w:rsidP="002F7B83">
      <w:pPr>
        <w:adjustRightInd w:val="0"/>
        <w:snapToGrid w:val="0"/>
        <w:spacing w:line="312" w:lineRule="auto"/>
        <w:rPr>
          <w:rFonts w:hint="eastAsia"/>
          <w:szCs w:val="21"/>
        </w:rPr>
      </w:pPr>
      <w:r w:rsidRPr="00C76B46">
        <w:rPr>
          <w:noProof/>
          <w:szCs w:val="21"/>
        </w:rPr>
        <w:drawing>
          <wp:inline distT="0" distB="0" distL="0" distR="0" wp14:anchorId="4A39DDA4" wp14:editId="59593703">
            <wp:extent cx="5269230" cy="13716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1371600"/>
                    </a:xfrm>
                    <a:prstGeom prst="rect">
                      <a:avLst/>
                    </a:prstGeom>
                    <a:noFill/>
                    <a:ln>
                      <a:noFill/>
                    </a:ln>
                  </pic:spPr>
                </pic:pic>
              </a:graphicData>
            </a:graphic>
          </wp:inline>
        </w:drawing>
      </w:r>
    </w:p>
    <w:p w14:paraId="1804368F" w14:textId="77777777" w:rsidR="00450075" w:rsidRPr="00C52A4F" w:rsidRDefault="00450075" w:rsidP="00C52A4F">
      <w:pPr>
        <w:adjustRightInd w:val="0"/>
        <w:snapToGrid w:val="0"/>
        <w:spacing w:line="312" w:lineRule="auto"/>
        <w:rPr>
          <w:szCs w:val="21"/>
        </w:rPr>
      </w:pPr>
    </w:p>
    <w:p w14:paraId="74ADD2D5" w14:textId="77777777" w:rsidR="00450075" w:rsidRPr="001B7418" w:rsidRDefault="00026B32" w:rsidP="001B7418">
      <w:pPr>
        <w:pStyle w:val="21"/>
        <w:rPr>
          <w:b w:val="0"/>
          <w:bCs w:val="0"/>
        </w:rPr>
      </w:pPr>
      <w:r w:rsidRPr="001B7418">
        <w:rPr>
          <w:b w:val="0"/>
          <w:bCs w:val="0"/>
        </w:rPr>
        <w:t>C</w:t>
      </w:r>
      <w:r w:rsidR="00450075" w:rsidRPr="001B7418">
        <w:rPr>
          <w:b w:val="0"/>
          <w:bCs w:val="0"/>
        </w:rPr>
        <w:t>)</w:t>
      </w:r>
      <w:r w:rsidR="00450075" w:rsidRPr="001B7418">
        <w:rPr>
          <w:rFonts w:hint="eastAsia"/>
          <w:b w:val="0"/>
          <w:bCs w:val="0"/>
        </w:rPr>
        <w:t xml:space="preserve"> 编译与调试</w:t>
      </w:r>
      <w:r w:rsidRPr="001B7418">
        <w:rPr>
          <w:rFonts w:hint="eastAsia"/>
          <w:b w:val="0"/>
          <w:bCs w:val="0"/>
        </w:rPr>
        <w:t>（包含编译调试过程中的错误、警告信息以及资源消耗）</w:t>
      </w:r>
    </w:p>
    <w:p w14:paraId="4B7E1FC7" w14:textId="77777777" w:rsidR="002F7B83" w:rsidRPr="002F7B83" w:rsidRDefault="002F7B83" w:rsidP="002F7B83">
      <w:pPr>
        <w:adjustRightInd w:val="0"/>
        <w:snapToGrid w:val="0"/>
        <w:spacing w:line="312" w:lineRule="auto"/>
        <w:rPr>
          <w:rFonts w:hint="eastAsia"/>
          <w:szCs w:val="21"/>
        </w:rPr>
      </w:pPr>
      <w:r w:rsidRPr="002F7B83">
        <w:rPr>
          <w:rFonts w:hint="eastAsia"/>
          <w:szCs w:val="21"/>
        </w:rPr>
        <w:t>确定源代码文件为当前工程文件，点击【</w:t>
      </w:r>
      <w:r w:rsidRPr="002F7B83">
        <w:rPr>
          <w:rFonts w:hint="eastAsia"/>
          <w:szCs w:val="21"/>
        </w:rPr>
        <w:t>processing</w:t>
      </w:r>
      <w:r w:rsidRPr="002F7B83">
        <w:rPr>
          <w:rFonts w:hint="eastAsia"/>
          <w:szCs w:val="21"/>
        </w:rPr>
        <w:t>】</w:t>
      </w:r>
      <w:r w:rsidRPr="002F7B83">
        <w:rPr>
          <w:rFonts w:hint="eastAsia"/>
          <w:szCs w:val="21"/>
        </w:rPr>
        <w:t>-</w:t>
      </w:r>
      <w:r w:rsidRPr="002F7B83">
        <w:rPr>
          <w:rFonts w:hint="eastAsia"/>
          <w:szCs w:val="21"/>
        </w:rPr>
        <w:t>【</w:t>
      </w:r>
      <w:r w:rsidRPr="002F7B83">
        <w:rPr>
          <w:rFonts w:hint="eastAsia"/>
          <w:szCs w:val="21"/>
        </w:rPr>
        <w:t>start compilation</w:t>
      </w:r>
      <w:r w:rsidRPr="002F7B83">
        <w:rPr>
          <w:rFonts w:hint="eastAsia"/>
          <w:szCs w:val="21"/>
        </w:rPr>
        <w:t>】进行文件编译，编译成功，保存文件。</w:t>
      </w:r>
    </w:p>
    <w:p w14:paraId="4095EC6F" w14:textId="77777777" w:rsidR="002F7B83" w:rsidRPr="002F7B83" w:rsidRDefault="002F7B83" w:rsidP="002F7B83">
      <w:pPr>
        <w:adjustRightInd w:val="0"/>
        <w:snapToGrid w:val="0"/>
        <w:spacing w:line="312" w:lineRule="auto"/>
        <w:rPr>
          <w:rFonts w:hint="eastAsia"/>
          <w:szCs w:val="21"/>
        </w:rPr>
      </w:pPr>
      <w:r w:rsidRPr="002F7B83">
        <w:rPr>
          <w:rFonts w:hint="eastAsia"/>
          <w:szCs w:val="21"/>
        </w:rPr>
        <w:t>无错误。</w:t>
      </w:r>
    </w:p>
    <w:p w14:paraId="529C41AE" w14:textId="77777777" w:rsidR="00450075" w:rsidRDefault="002F7B83" w:rsidP="002F7B83">
      <w:pPr>
        <w:adjustRightInd w:val="0"/>
        <w:snapToGrid w:val="0"/>
        <w:spacing w:line="312" w:lineRule="auto"/>
        <w:rPr>
          <w:szCs w:val="21"/>
        </w:rPr>
      </w:pPr>
      <w:r w:rsidRPr="002F7B83">
        <w:rPr>
          <w:rFonts w:hint="eastAsia"/>
          <w:szCs w:val="21"/>
        </w:rPr>
        <w:t>警告信息：</w:t>
      </w:r>
    </w:p>
    <w:p w14:paraId="4F908481" w14:textId="5DD56516" w:rsidR="002F7B83" w:rsidRPr="00C52A4F" w:rsidRDefault="00904F7D" w:rsidP="002F7B83">
      <w:pPr>
        <w:adjustRightInd w:val="0"/>
        <w:snapToGrid w:val="0"/>
        <w:spacing w:line="312" w:lineRule="auto"/>
        <w:rPr>
          <w:rFonts w:hint="eastAsia"/>
          <w:szCs w:val="21"/>
        </w:rPr>
      </w:pPr>
      <w:r w:rsidRPr="00C76B46">
        <w:rPr>
          <w:noProof/>
          <w:szCs w:val="21"/>
        </w:rPr>
        <w:lastRenderedPageBreak/>
        <w:drawing>
          <wp:inline distT="0" distB="0" distL="0" distR="0" wp14:anchorId="505F0FF3" wp14:editId="704458C4">
            <wp:extent cx="5269230" cy="6426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642620"/>
                    </a:xfrm>
                    <a:prstGeom prst="rect">
                      <a:avLst/>
                    </a:prstGeom>
                    <a:noFill/>
                    <a:ln>
                      <a:noFill/>
                    </a:ln>
                  </pic:spPr>
                </pic:pic>
              </a:graphicData>
            </a:graphic>
          </wp:inline>
        </w:drawing>
      </w:r>
    </w:p>
    <w:p w14:paraId="76382FF6" w14:textId="77777777" w:rsidR="00026B32" w:rsidRPr="00C52A4F" w:rsidRDefault="002F7B83" w:rsidP="00C52A4F">
      <w:pPr>
        <w:adjustRightInd w:val="0"/>
        <w:snapToGrid w:val="0"/>
        <w:spacing w:line="312" w:lineRule="auto"/>
        <w:rPr>
          <w:rFonts w:hint="eastAsia"/>
          <w:szCs w:val="21"/>
        </w:rPr>
      </w:pPr>
      <w:r w:rsidRPr="002F7B83">
        <w:rPr>
          <w:rFonts w:hint="eastAsia"/>
          <w:szCs w:val="21"/>
        </w:rPr>
        <w:t>资源消耗：</w:t>
      </w:r>
    </w:p>
    <w:p w14:paraId="6494EE2B" w14:textId="7D61E1E7" w:rsidR="00026B32" w:rsidRPr="00C52A4F" w:rsidRDefault="00904F7D" w:rsidP="00C52A4F">
      <w:pPr>
        <w:adjustRightInd w:val="0"/>
        <w:snapToGrid w:val="0"/>
        <w:spacing w:line="312" w:lineRule="auto"/>
        <w:rPr>
          <w:szCs w:val="21"/>
        </w:rPr>
      </w:pPr>
      <w:r w:rsidRPr="00C76B46">
        <w:rPr>
          <w:noProof/>
          <w:szCs w:val="21"/>
        </w:rPr>
        <w:drawing>
          <wp:inline distT="0" distB="0" distL="0" distR="0" wp14:anchorId="11765955" wp14:editId="52F085A8">
            <wp:extent cx="5273675" cy="200533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2005330"/>
                    </a:xfrm>
                    <a:prstGeom prst="rect">
                      <a:avLst/>
                    </a:prstGeom>
                    <a:noFill/>
                    <a:ln>
                      <a:noFill/>
                    </a:ln>
                  </pic:spPr>
                </pic:pic>
              </a:graphicData>
            </a:graphic>
          </wp:inline>
        </w:drawing>
      </w:r>
    </w:p>
    <w:p w14:paraId="4081E6ED" w14:textId="77777777" w:rsidR="00C52A4F" w:rsidRPr="00C52A4F" w:rsidRDefault="00C52A4F" w:rsidP="00C52A4F">
      <w:pPr>
        <w:adjustRightInd w:val="0"/>
        <w:snapToGrid w:val="0"/>
        <w:spacing w:line="312" w:lineRule="auto"/>
        <w:rPr>
          <w:rFonts w:hint="eastAsia"/>
          <w:szCs w:val="21"/>
        </w:rPr>
      </w:pPr>
    </w:p>
    <w:p w14:paraId="5284DCE0" w14:textId="77777777" w:rsidR="00450075" w:rsidRPr="001B7418" w:rsidRDefault="00026B32" w:rsidP="001B7418">
      <w:pPr>
        <w:pStyle w:val="21"/>
        <w:rPr>
          <w:b w:val="0"/>
          <w:bCs w:val="0"/>
        </w:rPr>
      </w:pPr>
      <w:r w:rsidRPr="001B7418">
        <w:rPr>
          <w:b w:val="0"/>
          <w:bCs w:val="0"/>
        </w:rPr>
        <w:t>D</w:t>
      </w:r>
      <w:r w:rsidR="00450075" w:rsidRPr="001B7418">
        <w:rPr>
          <w:b w:val="0"/>
          <w:bCs w:val="0"/>
        </w:rPr>
        <w:t>) RTL</w:t>
      </w:r>
      <w:r w:rsidR="00450075" w:rsidRPr="001B7418">
        <w:rPr>
          <w:rFonts w:hint="eastAsia"/>
          <w:b w:val="0"/>
          <w:bCs w:val="0"/>
        </w:rPr>
        <w:t>视图</w:t>
      </w:r>
    </w:p>
    <w:p w14:paraId="4E1A61DA" w14:textId="09B67210" w:rsidR="00026B32" w:rsidRPr="00C52A4F" w:rsidRDefault="00904F7D" w:rsidP="00C52A4F">
      <w:pPr>
        <w:adjustRightInd w:val="0"/>
        <w:snapToGrid w:val="0"/>
        <w:spacing w:line="312" w:lineRule="auto"/>
        <w:rPr>
          <w:rFonts w:hint="eastAsia"/>
          <w:szCs w:val="21"/>
        </w:rPr>
      </w:pPr>
      <w:r w:rsidRPr="00C76B46">
        <w:rPr>
          <w:noProof/>
          <w:szCs w:val="21"/>
        </w:rPr>
        <w:drawing>
          <wp:inline distT="0" distB="0" distL="0" distR="0" wp14:anchorId="4D012AC7" wp14:editId="5448D8EA">
            <wp:extent cx="5269230" cy="248094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2480945"/>
                    </a:xfrm>
                    <a:prstGeom prst="rect">
                      <a:avLst/>
                    </a:prstGeom>
                    <a:noFill/>
                    <a:ln>
                      <a:noFill/>
                    </a:ln>
                  </pic:spPr>
                </pic:pic>
              </a:graphicData>
            </a:graphic>
          </wp:inline>
        </w:drawing>
      </w:r>
    </w:p>
    <w:p w14:paraId="6528D849" w14:textId="77777777" w:rsidR="00F45B39" w:rsidRPr="00F45B39" w:rsidRDefault="00F45B39" w:rsidP="00F45B39">
      <w:pPr>
        <w:adjustRightInd w:val="0"/>
        <w:snapToGrid w:val="0"/>
        <w:spacing w:line="312" w:lineRule="auto"/>
        <w:rPr>
          <w:rFonts w:eastAsia="仿宋_GB2312" w:hint="eastAsia"/>
          <w:szCs w:val="21"/>
        </w:rPr>
      </w:pPr>
      <w:r w:rsidRPr="00F45B39">
        <w:rPr>
          <w:rFonts w:eastAsia="仿宋_GB2312" w:hint="eastAsia"/>
          <w:szCs w:val="21"/>
        </w:rPr>
        <w:t>视图分析及结论：</w:t>
      </w:r>
    </w:p>
    <w:p w14:paraId="6AFE5E87" w14:textId="79EFAE7D" w:rsidR="00F45B39" w:rsidRPr="00F45B39" w:rsidRDefault="00F45B39" w:rsidP="00F45B39">
      <w:pPr>
        <w:adjustRightInd w:val="0"/>
        <w:snapToGrid w:val="0"/>
        <w:spacing w:line="312" w:lineRule="auto"/>
        <w:rPr>
          <w:rFonts w:eastAsia="仿宋_GB2312" w:hint="eastAsia"/>
          <w:szCs w:val="21"/>
        </w:rPr>
      </w:pPr>
      <w:r>
        <w:rPr>
          <w:rFonts w:eastAsia="仿宋_GB2312" w:hint="eastAsia"/>
          <w:szCs w:val="21"/>
        </w:rPr>
        <w:t>视图</w:t>
      </w:r>
      <w:r w:rsidRPr="00F45B39">
        <w:rPr>
          <w:rFonts w:eastAsia="仿宋_GB2312" w:hint="eastAsia"/>
          <w:szCs w:val="21"/>
        </w:rPr>
        <w:t>分析：视图左边为输入，右边为输出。其中连接有大量的元器件。例如比较器：当输入相等时输出</w:t>
      </w:r>
      <w:r w:rsidRPr="00F45B39">
        <w:rPr>
          <w:rFonts w:eastAsia="仿宋_GB2312" w:hint="eastAsia"/>
          <w:szCs w:val="21"/>
        </w:rPr>
        <w:t>1</w:t>
      </w:r>
      <w:r w:rsidRPr="00F45B39">
        <w:rPr>
          <w:rFonts w:eastAsia="仿宋_GB2312" w:hint="eastAsia"/>
          <w:szCs w:val="21"/>
        </w:rPr>
        <w:t>，不相等时输出</w:t>
      </w:r>
      <w:r w:rsidRPr="00F45B39">
        <w:rPr>
          <w:rFonts w:eastAsia="仿宋_GB2312" w:hint="eastAsia"/>
          <w:szCs w:val="21"/>
        </w:rPr>
        <w:t>0</w:t>
      </w:r>
      <w:r w:rsidRPr="00F45B39">
        <w:rPr>
          <w:rFonts w:eastAsia="仿宋_GB2312" w:hint="eastAsia"/>
          <w:szCs w:val="21"/>
        </w:rPr>
        <w:t>；还由大量的</w:t>
      </w:r>
      <w:r w:rsidRPr="00F45B39">
        <w:rPr>
          <w:rFonts w:eastAsia="仿宋_GB2312" w:hint="eastAsia"/>
          <w:szCs w:val="21"/>
        </w:rPr>
        <w:t>2-1</w:t>
      </w:r>
      <w:r w:rsidRPr="00F45B39">
        <w:rPr>
          <w:rFonts w:eastAsia="仿宋_GB2312" w:hint="eastAsia"/>
          <w:szCs w:val="21"/>
        </w:rPr>
        <w:t>选择器构成，当控制信号为</w:t>
      </w:r>
      <w:r w:rsidRPr="00F45B39">
        <w:rPr>
          <w:rFonts w:eastAsia="仿宋_GB2312" w:hint="eastAsia"/>
          <w:szCs w:val="21"/>
        </w:rPr>
        <w:t>0</w:t>
      </w:r>
      <w:r w:rsidRPr="00F45B39">
        <w:rPr>
          <w:rFonts w:eastAsia="仿宋_GB2312" w:hint="eastAsia"/>
          <w:szCs w:val="21"/>
        </w:rPr>
        <w:t>时，输出第一位，控制信号</w:t>
      </w:r>
      <w:r w:rsidRPr="00F45B39">
        <w:rPr>
          <w:rFonts w:eastAsia="仿宋_GB2312" w:hint="eastAsia"/>
          <w:szCs w:val="21"/>
        </w:rPr>
        <w:t>1</w:t>
      </w:r>
      <w:r w:rsidRPr="00F45B39">
        <w:rPr>
          <w:rFonts w:eastAsia="仿宋_GB2312" w:hint="eastAsia"/>
          <w:szCs w:val="21"/>
        </w:rPr>
        <w:t>时，输出第二位。图中输入信号为</w:t>
      </w:r>
      <w:r w:rsidR="00C76B46">
        <w:rPr>
          <w:rFonts w:eastAsia="仿宋_GB2312" w:hint="eastAsia"/>
          <w:szCs w:val="21"/>
        </w:rPr>
        <w:t>s</w:t>
      </w:r>
      <w:r>
        <w:rPr>
          <w:rFonts w:eastAsia="仿宋_GB2312" w:hint="eastAsia"/>
          <w:szCs w:val="21"/>
        </w:rPr>
        <w:t>和</w:t>
      </w:r>
      <w:r>
        <w:rPr>
          <w:rFonts w:eastAsia="仿宋_GB2312" w:hint="eastAsia"/>
          <w:szCs w:val="21"/>
        </w:rPr>
        <w:t>a</w:t>
      </w:r>
      <w:r>
        <w:rPr>
          <w:rFonts w:eastAsia="仿宋_GB2312" w:hint="eastAsia"/>
          <w:szCs w:val="21"/>
        </w:rPr>
        <w:t>、</w:t>
      </w:r>
      <w:r>
        <w:rPr>
          <w:rFonts w:eastAsia="仿宋_GB2312" w:hint="eastAsia"/>
          <w:szCs w:val="21"/>
        </w:rPr>
        <w:t>b</w:t>
      </w:r>
      <w:r>
        <w:rPr>
          <w:rFonts w:eastAsia="仿宋_GB2312" w:hint="eastAsia"/>
          <w:szCs w:val="21"/>
        </w:rPr>
        <w:t>、</w:t>
      </w:r>
      <w:r>
        <w:rPr>
          <w:rFonts w:eastAsia="仿宋_GB2312" w:hint="eastAsia"/>
          <w:szCs w:val="21"/>
        </w:rPr>
        <w:t>c</w:t>
      </w:r>
      <w:r w:rsidRPr="00F45B39">
        <w:rPr>
          <w:rFonts w:eastAsia="仿宋_GB2312" w:hint="eastAsia"/>
          <w:szCs w:val="21"/>
        </w:rPr>
        <w:t>，输出信号</w:t>
      </w:r>
      <w:r>
        <w:rPr>
          <w:rFonts w:eastAsia="仿宋_GB2312" w:hint="eastAsia"/>
          <w:szCs w:val="21"/>
        </w:rPr>
        <w:t>为</w:t>
      </w:r>
      <w:r>
        <w:rPr>
          <w:rFonts w:eastAsia="仿宋_GB2312" w:hint="eastAsia"/>
          <w:szCs w:val="21"/>
        </w:rPr>
        <w:t>y</w:t>
      </w:r>
      <w:r w:rsidRPr="00F45B39">
        <w:rPr>
          <w:rFonts w:eastAsia="仿宋_GB2312" w:hint="eastAsia"/>
          <w:szCs w:val="21"/>
        </w:rPr>
        <w:t>。各个输出端口之间通过导线相连。</w:t>
      </w:r>
    </w:p>
    <w:p w14:paraId="3B7D6478" w14:textId="77777777" w:rsidR="00F45B39" w:rsidRPr="00F45B39" w:rsidRDefault="00F45B39" w:rsidP="00F45B39">
      <w:pPr>
        <w:adjustRightInd w:val="0"/>
        <w:snapToGrid w:val="0"/>
        <w:spacing w:line="312" w:lineRule="auto"/>
        <w:rPr>
          <w:rFonts w:eastAsia="仿宋_GB2312"/>
          <w:szCs w:val="21"/>
        </w:rPr>
      </w:pPr>
    </w:p>
    <w:p w14:paraId="54841A25" w14:textId="77777777" w:rsidR="00293733" w:rsidRPr="00C52A4F" w:rsidRDefault="00F45B39" w:rsidP="00F45B39">
      <w:pPr>
        <w:adjustRightInd w:val="0"/>
        <w:snapToGrid w:val="0"/>
        <w:spacing w:line="312" w:lineRule="auto"/>
        <w:rPr>
          <w:szCs w:val="21"/>
        </w:rPr>
      </w:pPr>
      <w:r w:rsidRPr="00F45B39">
        <w:rPr>
          <w:rFonts w:eastAsia="仿宋_GB2312" w:hint="eastAsia"/>
          <w:szCs w:val="21"/>
        </w:rPr>
        <w:t>结论：</w:t>
      </w:r>
      <w:r w:rsidRPr="00F45B39">
        <w:rPr>
          <w:rFonts w:eastAsia="仿宋_GB2312" w:hint="eastAsia"/>
          <w:szCs w:val="21"/>
        </w:rPr>
        <w:t>8</w:t>
      </w:r>
      <w:r w:rsidRPr="00F45B39">
        <w:rPr>
          <w:rFonts w:eastAsia="仿宋_GB2312" w:hint="eastAsia"/>
          <w:szCs w:val="21"/>
        </w:rPr>
        <w:t>重</w:t>
      </w:r>
      <w:r w:rsidRPr="00F45B39">
        <w:rPr>
          <w:rFonts w:eastAsia="仿宋_GB2312" w:hint="eastAsia"/>
          <w:szCs w:val="21"/>
        </w:rPr>
        <w:t>3-1</w:t>
      </w:r>
      <w:r w:rsidRPr="00F45B39">
        <w:rPr>
          <w:rFonts w:eastAsia="仿宋_GB2312" w:hint="eastAsia"/>
          <w:szCs w:val="21"/>
        </w:rPr>
        <w:t>多路复用器功能需要经过</w:t>
      </w:r>
      <w:proofErr w:type="gramStart"/>
      <w:r w:rsidRPr="00F45B39">
        <w:rPr>
          <w:rFonts w:eastAsia="仿宋_GB2312" w:hint="eastAsia"/>
          <w:szCs w:val="21"/>
        </w:rPr>
        <w:t>多重门</w:t>
      </w:r>
      <w:proofErr w:type="gramEnd"/>
      <w:r w:rsidRPr="00F45B39">
        <w:rPr>
          <w:rFonts w:eastAsia="仿宋_GB2312" w:hint="eastAsia"/>
          <w:szCs w:val="21"/>
        </w:rPr>
        <w:t>的处理后才能实现，其内部原理结构图十分复杂。</w:t>
      </w:r>
    </w:p>
    <w:p w14:paraId="6AEBF360" w14:textId="77777777" w:rsidR="00293733" w:rsidRPr="00C52A4F" w:rsidRDefault="00293733" w:rsidP="00C52A4F">
      <w:pPr>
        <w:adjustRightInd w:val="0"/>
        <w:snapToGrid w:val="0"/>
        <w:spacing w:line="312" w:lineRule="auto"/>
        <w:rPr>
          <w:rFonts w:hint="eastAsia"/>
          <w:szCs w:val="21"/>
        </w:rPr>
      </w:pPr>
    </w:p>
    <w:p w14:paraId="78E4A654" w14:textId="77777777" w:rsidR="00026B32" w:rsidRPr="00F45B39" w:rsidRDefault="00026B32" w:rsidP="00F45B39">
      <w:pPr>
        <w:pStyle w:val="21"/>
        <w:rPr>
          <w:rFonts w:hint="eastAsia"/>
          <w:b w:val="0"/>
          <w:bCs w:val="0"/>
        </w:rPr>
      </w:pPr>
      <w:r w:rsidRPr="001B7418">
        <w:rPr>
          <w:b w:val="0"/>
          <w:bCs w:val="0"/>
        </w:rPr>
        <w:t>E</w:t>
      </w:r>
      <w:r w:rsidR="00450075" w:rsidRPr="001B7418">
        <w:rPr>
          <w:b w:val="0"/>
          <w:bCs w:val="0"/>
        </w:rPr>
        <w:t xml:space="preserve">) </w:t>
      </w:r>
      <w:r w:rsidR="00450075" w:rsidRPr="001B7418">
        <w:rPr>
          <w:rFonts w:hint="eastAsia"/>
          <w:b w:val="0"/>
          <w:bCs w:val="0"/>
        </w:rPr>
        <w:t>功能仿真波形</w:t>
      </w:r>
    </w:p>
    <w:p w14:paraId="76CDD97A" w14:textId="77777777" w:rsidR="00F45B39" w:rsidRPr="00F45B39" w:rsidRDefault="00F45B39" w:rsidP="00F45B39">
      <w:pPr>
        <w:adjustRightInd w:val="0"/>
        <w:snapToGrid w:val="0"/>
        <w:spacing w:line="312" w:lineRule="auto"/>
        <w:rPr>
          <w:rFonts w:hint="eastAsia"/>
          <w:szCs w:val="21"/>
        </w:rPr>
      </w:pPr>
      <w:r w:rsidRPr="00F45B39">
        <w:rPr>
          <w:rFonts w:hint="eastAsia"/>
          <w:szCs w:val="21"/>
        </w:rPr>
        <w:t>步骤：新建一个</w:t>
      </w:r>
      <w:r w:rsidRPr="00F45B39">
        <w:rPr>
          <w:rFonts w:hint="eastAsia"/>
          <w:szCs w:val="21"/>
        </w:rPr>
        <w:t>vector waveform file</w:t>
      </w:r>
      <w:r w:rsidRPr="00F45B39">
        <w:rPr>
          <w:rFonts w:hint="eastAsia"/>
          <w:szCs w:val="21"/>
        </w:rPr>
        <w:t>。通过操作：右击</w:t>
      </w:r>
      <w:r w:rsidRPr="00F45B39">
        <w:rPr>
          <w:rFonts w:hint="eastAsia"/>
          <w:szCs w:val="21"/>
        </w:rPr>
        <w:t xml:space="preserve"> -</w:t>
      </w:r>
      <w:r w:rsidRPr="00F45B39">
        <w:rPr>
          <w:rFonts w:hint="eastAsia"/>
          <w:szCs w:val="21"/>
        </w:rPr>
        <w:t>【</w:t>
      </w:r>
      <w:r w:rsidRPr="00F45B39">
        <w:rPr>
          <w:rFonts w:hint="eastAsia"/>
          <w:szCs w:val="21"/>
        </w:rPr>
        <w:t>insert</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insert node or bus</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node finder</w:t>
      </w:r>
      <w:r w:rsidRPr="00F45B39">
        <w:rPr>
          <w:rFonts w:hint="eastAsia"/>
          <w:szCs w:val="21"/>
        </w:rPr>
        <w:t>】（</w:t>
      </w:r>
      <w:r w:rsidRPr="00F45B39">
        <w:rPr>
          <w:rFonts w:hint="eastAsia"/>
          <w:szCs w:val="21"/>
        </w:rPr>
        <w:t>pins=all</w:t>
      </w:r>
      <w:r w:rsidRPr="00F45B39">
        <w:rPr>
          <w:rFonts w:hint="eastAsia"/>
          <w:szCs w:val="21"/>
        </w:rPr>
        <w:t>；【</w:t>
      </w:r>
      <w:r w:rsidRPr="00F45B39">
        <w:rPr>
          <w:rFonts w:hint="eastAsia"/>
          <w:szCs w:val="21"/>
        </w:rPr>
        <w:t>list</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&gt;&gt;</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ok</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ok</w:t>
      </w:r>
      <w:r w:rsidRPr="00F45B39">
        <w:rPr>
          <w:rFonts w:hint="eastAsia"/>
          <w:szCs w:val="21"/>
        </w:rPr>
        <w:t>】，在【</w:t>
      </w:r>
      <w:r w:rsidRPr="00F45B39">
        <w:rPr>
          <w:rFonts w:hint="eastAsia"/>
          <w:szCs w:val="21"/>
        </w:rPr>
        <w:t>assignments</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setting</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simulator settings</w:t>
      </w:r>
      <w:r w:rsidRPr="00F45B39">
        <w:rPr>
          <w:rFonts w:hint="eastAsia"/>
          <w:szCs w:val="21"/>
        </w:rPr>
        <w:t>】</w:t>
      </w:r>
      <w:r w:rsidRPr="00F45B39">
        <w:rPr>
          <w:rFonts w:hint="eastAsia"/>
          <w:szCs w:val="21"/>
        </w:rPr>
        <w:t>-</w:t>
      </w:r>
      <w:r w:rsidRPr="00F45B39">
        <w:rPr>
          <w:rFonts w:hint="eastAsia"/>
          <w:szCs w:val="21"/>
        </w:rPr>
        <w:t>【</w:t>
      </w:r>
      <w:r w:rsidRPr="00F45B39">
        <w:rPr>
          <w:rFonts w:hint="eastAsia"/>
          <w:szCs w:val="21"/>
        </w:rPr>
        <w:t>simulation mode</w:t>
      </w:r>
      <w:r w:rsidRPr="00F45B39">
        <w:rPr>
          <w:rFonts w:hint="eastAsia"/>
          <w:szCs w:val="21"/>
        </w:rPr>
        <w:t>】中，将</w:t>
      </w:r>
      <w:r w:rsidRPr="00F45B39">
        <w:rPr>
          <w:rFonts w:hint="eastAsia"/>
          <w:szCs w:val="21"/>
        </w:rPr>
        <w:t xml:space="preserve"> timing </w:t>
      </w:r>
      <w:r w:rsidRPr="00F45B39">
        <w:rPr>
          <w:rFonts w:hint="eastAsia"/>
          <w:szCs w:val="21"/>
        </w:rPr>
        <w:t>修改为</w:t>
      </w:r>
      <w:r w:rsidRPr="00F45B39">
        <w:rPr>
          <w:rFonts w:hint="eastAsia"/>
          <w:szCs w:val="21"/>
        </w:rPr>
        <w:t>functional</w:t>
      </w:r>
      <w:r w:rsidRPr="00F45B39">
        <w:rPr>
          <w:rFonts w:hint="eastAsia"/>
          <w:szCs w:val="21"/>
        </w:rPr>
        <w:t>，然后再点击【</w:t>
      </w:r>
      <w:r w:rsidRPr="00F45B39">
        <w:rPr>
          <w:rFonts w:hint="eastAsia"/>
          <w:szCs w:val="21"/>
        </w:rPr>
        <w:t>processing</w:t>
      </w:r>
      <w:r w:rsidRPr="00F45B39">
        <w:rPr>
          <w:rFonts w:hint="eastAsia"/>
          <w:szCs w:val="21"/>
        </w:rPr>
        <w:t>】</w:t>
      </w:r>
      <w:r w:rsidRPr="00F45B39">
        <w:rPr>
          <w:rFonts w:hint="eastAsia"/>
          <w:szCs w:val="21"/>
        </w:rPr>
        <w:t>-</w:t>
      </w:r>
      <w:r w:rsidRPr="00F45B39">
        <w:rPr>
          <w:rFonts w:hint="eastAsia"/>
          <w:szCs w:val="21"/>
        </w:rPr>
        <w:lastRenderedPageBreak/>
        <w:t>【</w:t>
      </w:r>
      <w:r w:rsidRPr="00F45B39">
        <w:rPr>
          <w:rFonts w:hint="eastAsia"/>
          <w:szCs w:val="21"/>
        </w:rPr>
        <w:t>Generate Functional Simulation Netlist</w:t>
      </w:r>
      <w:r w:rsidRPr="00F45B39">
        <w:rPr>
          <w:rFonts w:hint="eastAsia"/>
          <w:szCs w:val="21"/>
        </w:rPr>
        <w:t>】，接着设置输入波形，成功后点击【</w:t>
      </w:r>
      <w:r w:rsidRPr="00F45B39">
        <w:rPr>
          <w:rFonts w:hint="eastAsia"/>
          <w:szCs w:val="21"/>
        </w:rPr>
        <w:t>start simulation</w:t>
      </w:r>
      <w:r w:rsidRPr="00F45B39">
        <w:rPr>
          <w:rFonts w:hint="eastAsia"/>
          <w:szCs w:val="21"/>
        </w:rPr>
        <w:t>】开始仿真，查看输出功能仿真波形图。</w:t>
      </w:r>
    </w:p>
    <w:p w14:paraId="521D0BFD" w14:textId="77777777" w:rsidR="00026B32" w:rsidRPr="00C52A4F" w:rsidRDefault="00F45B39" w:rsidP="00F45B39">
      <w:pPr>
        <w:adjustRightInd w:val="0"/>
        <w:snapToGrid w:val="0"/>
        <w:spacing w:line="312" w:lineRule="auto"/>
        <w:rPr>
          <w:rFonts w:hint="eastAsia"/>
          <w:szCs w:val="21"/>
        </w:rPr>
      </w:pPr>
      <w:r w:rsidRPr="00F45B39">
        <w:rPr>
          <w:rFonts w:hint="eastAsia"/>
          <w:szCs w:val="21"/>
        </w:rPr>
        <w:t>功能仿真波形图：</w:t>
      </w:r>
    </w:p>
    <w:p w14:paraId="3F61CDB0" w14:textId="03A1B0B6" w:rsidR="00F45B39" w:rsidRDefault="00904F7D" w:rsidP="00450075">
      <w:pPr>
        <w:adjustRightInd w:val="0"/>
        <w:snapToGrid w:val="0"/>
        <w:rPr>
          <w:rFonts w:eastAsia="仿宋_GB2312" w:hint="eastAsia"/>
          <w:szCs w:val="21"/>
        </w:rPr>
      </w:pPr>
      <w:r w:rsidRPr="00C76B46">
        <w:rPr>
          <w:rFonts w:eastAsia="仿宋_GB2312"/>
          <w:noProof/>
          <w:szCs w:val="21"/>
        </w:rPr>
        <w:drawing>
          <wp:inline distT="0" distB="0" distL="0" distR="0" wp14:anchorId="2D19D34A" wp14:editId="6CBABCF9">
            <wp:extent cx="5269230" cy="167957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1679575"/>
                    </a:xfrm>
                    <a:prstGeom prst="rect">
                      <a:avLst/>
                    </a:prstGeom>
                    <a:noFill/>
                    <a:ln>
                      <a:noFill/>
                    </a:ln>
                  </pic:spPr>
                </pic:pic>
              </a:graphicData>
            </a:graphic>
          </wp:inline>
        </w:drawing>
      </w:r>
    </w:p>
    <w:p w14:paraId="261CBE8B" w14:textId="77777777" w:rsidR="00450075" w:rsidRDefault="00026B32" w:rsidP="00450075">
      <w:pPr>
        <w:adjustRightInd w:val="0"/>
        <w:snapToGrid w:val="0"/>
        <w:rPr>
          <w:rFonts w:eastAsia="仿宋_GB2312"/>
          <w:szCs w:val="21"/>
        </w:rPr>
      </w:pPr>
      <w:r>
        <w:rPr>
          <w:rFonts w:eastAsia="仿宋_GB2312" w:hint="eastAsia"/>
          <w:szCs w:val="21"/>
        </w:rPr>
        <w:t>结果分析及结论：</w:t>
      </w:r>
    </w:p>
    <w:p w14:paraId="37C699A9" w14:textId="77777777" w:rsidR="00293733" w:rsidRDefault="004D3877" w:rsidP="00C52A4F">
      <w:pPr>
        <w:adjustRightInd w:val="0"/>
        <w:snapToGrid w:val="0"/>
        <w:spacing w:line="312" w:lineRule="auto"/>
        <w:rPr>
          <w:szCs w:val="21"/>
        </w:rPr>
      </w:pPr>
      <w:r w:rsidRPr="004D3877">
        <w:rPr>
          <w:rFonts w:hint="eastAsia"/>
          <w:szCs w:val="21"/>
        </w:rPr>
        <w:t>结果分析：功能仿真是指不考虑器件延时和布线延时的理想情况下对源代码进行逻辑功能的验证。由仿真波形可得，对于输入状态的变化，输出结果实时变化，没有延迟，其结果与电路设计的真值表的结果相对应。</w:t>
      </w:r>
    </w:p>
    <w:p w14:paraId="5901C6F4" w14:textId="6C342401" w:rsidR="004D3877" w:rsidRPr="004D3877" w:rsidRDefault="00651973" w:rsidP="004D3877">
      <w:pPr>
        <w:adjustRightInd w:val="0"/>
        <w:snapToGrid w:val="0"/>
        <w:spacing w:line="312" w:lineRule="auto"/>
        <w:rPr>
          <w:rFonts w:hint="eastAsia"/>
          <w:szCs w:val="21"/>
        </w:rPr>
      </w:pPr>
      <w:r>
        <w:rPr>
          <w:rFonts w:hint="eastAsia"/>
          <w:szCs w:val="21"/>
        </w:rPr>
        <w:t>s</w:t>
      </w:r>
      <w:r w:rsidR="004D3877" w:rsidRPr="004D3877">
        <w:rPr>
          <w:rFonts w:hint="eastAsia"/>
          <w:szCs w:val="21"/>
        </w:rPr>
        <w:t xml:space="preserve">=00 </w:t>
      </w:r>
      <w:r w:rsidR="004D3877" w:rsidRPr="004D3877">
        <w:rPr>
          <w:rFonts w:hint="eastAsia"/>
          <w:szCs w:val="21"/>
        </w:rPr>
        <w:t>时，控制输出</w:t>
      </w:r>
      <w:r w:rsidR="004D3877" w:rsidRPr="004D3877">
        <w:rPr>
          <w:rFonts w:hint="eastAsia"/>
          <w:szCs w:val="21"/>
        </w:rPr>
        <w:t xml:space="preserve"> y </w:t>
      </w:r>
      <w:r w:rsidR="004D3877" w:rsidRPr="004D3877">
        <w:rPr>
          <w:rFonts w:hint="eastAsia"/>
          <w:szCs w:val="21"/>
        </w:rPr>
        <w:t>等于</w:t>
      </w:r>
      <w:r w:rsidR="004D3877" w:rsidRPr="004D3877">
        <w:rPr>
          <w:rFonts w:hint="eastAsia"/>
          <w:szCs w:val="21"/>
        </w:rPr>
        <w:t xml:space="preserve"> a</w:t>
      </w:r>
      <w:r w:rsidR="004D3877" w:rsidRPr="004D3877">
        <w:rPr>
          <w:rFonts w:hint="eastAsia"/>
          <w:szCs w:val="21"/>
        </w:rPr>
        <w:t>，正确</w:t>
      </w:r>
      <w:r w:rsidR="004D3877">
        <w:rPr>
          <w:rFonts w:hint="eastAsia"/>
          <w:szCs w:val="21"/>
        </w:rPr>
        <w:t>；</w:t>
      </w:r>
    </w:p>
    <w:p w14:paraId="343A6152" w14:textId="2F20804F" w:rsidR="004D3877" w:rsidRPr="004D3877" w:rsidRDefault="00651973" w:rsidP="004D3877">
      <w:pPr>
        <w:adjustRightInd w:val="0"/>
        <w:snapToGrid w:val="0"/>
        <w:spacing w:line="312" w:lineRule="auto"/>
        <w:rPr>
          <w:rFonts w:hint="eastAsia"/>
          <w:szCs w:val="21"/>
        </w:rPr>
      </w:pPr>
      <w:r>
        <w:rPr>
          <w:rFonts w:hint="eastAsia"/>
          <w:szCs w:val="21"/>
        </w:rPr>
        <w:t>s</w:t>
      </w:r>
      <w:r w:rsidR="004D3877" w:rsidRPr="004D3877">
        <w:rPr>
          <w:rFonts w:hint="eastAsia"/>
          <w:szCs w:val="21"/>
        </w:rPr>
        <w:t xml:space="preserve">=01 </w:t>
      </w:r>
      <w:r w:rsidR="004D3877" w:rsidRPr="004D3877">
        <w:rPr>
          <w:rFonts w:hint="eastAsia"/>
          <w:szCs w:val="21"/>
        </w:rPr>
        <w:t>时，控制输出</w:t>
      </w:r>
      <w:r w:rsidR="004D3877" w:rsidRPr="004D3877">
        <w:rPr>
          <w:rFonts w:hint="eastAsia"/>
          <w:szCs w:val="21"/>
        </w:rPr>
        <w:t xml:space="preserve"> y </w:t>
      </w:r>
      <w:r w:rsidR="004D3877" w:rsidRPr="004D3877">
        <w:rPr>
          <w:rFonts w:hint="eastAsia"/>
          <w:szCs w:val="21"/>
        </w:rPr>
        <w:t>等于</w:t>
      </w:r>
      <w:r w:rsidR="004D3877" w:rsidRPr="004D3877">
        <w:rPr>
          <w:rFonts w:hint="eastAsia"/>
          <w:szCs w:val="21"/>
        </w:rPr>
        <w:t xml:space="preserve"> b</w:t>
      </w:r>
      <w:r w:rsidR="004D3877" w:rsidRPr="004D3877">
        <w:rPr>
          <w:rFonts w:hint="eastAsia"/>
          <w:szCs w:val="21"/>
        </w:rPr>
        <w:t>，正确</w:t>
      </w:r>
      <w:r w:rsidR="004D3877">
        <w:rPr>
          <w:rFonts w:hint="eastAsia"/>
          <w:szCs w:val="21"/>
        </w:rPr>
        <w:t>；</w:t>
      </w:r>
    </w:p>
    <w:p w14:paraId="3EB46918" w14:textId="184CFD33" w:rsidR="004D3877" w:rsidRPr="004D3877" w:rsidDel="00651973" w:rsidRDefault="00651973" w:rsidP="004D3877">
      <w:pPr>
        <w:adjustRightInd w:val="0"/>
        <w:snapToGrid w:val="0"/>
        <w:spacing w:line="312" w:lineRule="auto"/>
        <w:rPr>
          <w:del w:id="0" w:author="桐 连" w:date="2024-12-01T11:13:00Z" w16du:dateUtc="2024-12-01T03:13:00Z"/>
          <w:rFonts w:hint="eastAsia"/>
          <w:szCs w:val="21"/>
        </w:rPr>
      </w:pPr>
      <w:r>
        <w:rPr>
          <w:rFonts w:hint="eastAsia"/>
          <w:szCs w:val="21"/>
        </w:rPr>
        <w:t>s</w:t>
      </w:r>
      <w:r w:rsidR="004D3877" w:rsidRPr="004D3877">
        <w:rPr>
          <w:rFonts w:hint="eastAsia"/>
          <w:szCs w:val="21"/>
        </w:rPr>
        <w:t xml:space="preserve">=10 </w:t>
      </w:r>
      <w:r w:rsidR="004D3877" w:rsidRPr="004D3877">
        <w:rPr>
          <w:rFonts w:hint="eastAsia"/>
          <w:szCs w:val="21"/>
        </w:rPr>
        <w:t>时，控制输出</w:t>
      </w:r>
      <w:r w:rsidR="004D3877" w:rsidRPr="004D3877">
        <w:rPr>
          <w:rFonts w:hint="eastAsia"/>
          <w:szCs w:val="21"/>
        </w:rPr>
        <w:t xml:space="preserve"> y </w:t>
      </w:r>
      <w:r w:rsidR="004D3877" w:rsidRPr="004D3877">
        <w:rPr>
          <w:rFonts w:hint="eastAsia"/>
          <w:szCs w:val="21"/>
        </w:rPr>
        <w:t>等于</w:t>
      </w:r>
      <w:r w:rsidR="004D3877" w:rsidRPr="004D3877">
        <w:rPr>
          <w:rFonts w:hint="eastAsia"/>
          <w:szCs w:val="21"/>
        </w:rPr>
        <w:t xml:space="preserve"> c</w:t>
      </w:r>
      <w:r w:rsidR="004D3877" w:rsidRPr="004D3877">
        <w:rPr>
          <w:rFonts w:hint="eastAsia"/>
          <w:szCs w:val="21"/>
        </w:rPr>
        <w:t>，正确</w:t>
      </w:r>
      <w:r>
        <w:rPr>
          <w:rFonts w:hint="eastAsia"/>
          <w:szCs w:val="21"/>
        </w:rPr>
        <w:t>；</w:t>
      </w:r>
    </w:p>
    <w:p w14:paraId="2A30A38C" w14:textId="1A34DC8D" w:rsidR="004D3877" w:rsidRDefault="00651973" w:rsidP="004D3877">
      <w:pPr>
        <w:adjustRightInd w:val="0"/>
        <w:snapToGrid w:val="0"/>
        <w:spacing w:line="312" w:lineRule="auto"/>
        <w:rPr>
          <w:szCs w:val="21"/>
        </w:rPr>
      </w:pPr>
      <w:r>
        <w:rPr>
          <w:rFonts w:hint="eastAsia"/>
          <w:szCs w:val="21"/>
        </w:rPr>
        <w:t>s</w:t>
      </w:r>
      <w:r w:rsidR="004D3877" w:rsidRPr="004D3877">
        <w:rPr>
          <w:rFonts w:hint="eastAsia"/>
          <w:szCs w:val="21"/>
        </w:rPr>
        <w:t xml:space="preserve">=11 </w:t>
      </w:r>
      <w:r w:rsidR="004D3877" w:rsidRPr="004D3877">
        <w:rPr>
          <w:rFonts w:hint="eastAsia"/>
          <w:szCs w:val="21"/>
        </w:rPr>
        <w:t>时，控制输出高阻态，正确</w:t>
      </w:r>
      <w:r w:rsidR="004D3877">
        <w:rPr>
          <w:rFonts w:hint="eastAsia"/>
          <w:szCs w:val="21"/>
        </w:rPr>
        <w:t>；</w:t>
      </w:r>
    </w:p>
    <w:p w14:paraId="26FF05EE" w14:textId="77777777" w:rsidR="004D3877" w:rsidRPr="00C52A4F" w:rsidRDefault="004D3877" w:rsidP="004D3877">
      <w:pPr>
        <w:adjustRightInd w:val="0"/>
        <w:snapToGrid w:val="0"/>
        <w:spacing w:line="312" w:lineRule="auto"/>
        <w:rPr>
          <w:rFonts w:hint="eastAsia"/>
          <w:szCs w:val="21"/>
        </w:rPr>
      </w:pPr>
      <w:r w:rsidRPr="004D3877">
        <w:rPr>
          <w:rFonts w:hint="eastAsia"/>
          <w:szCs w:val="21"/>
        </w:rPr>
        <w:t>结论：功能仿真是指在一个设计中，在设计实现前对所创建的逻辑进行的验证其功能是否正确的过程。</w:t>
      </w:r>
      <w:r w:rsidRPr="004D3877">
        <w:rPr>
          <w:rFonts w:hint="eastAsia"/>
          <w:szCs w:val="21"/>
        </w:rPr>
        <w:t xml:space="preserve"> </w:t>
      </w:r>
      <w:r w:rsidRPr="004D3877">
        <w:rPr>
          <w:rFonts w:hint="eastAsia"/>
          <w:szCs w:val="21"/>
        </w:rPr>
        <w:t>布局布线以前的仿真都称作功能仿真，它包括综合前仿真（</w:t>
      </w:r>
      <w:r w:rsidRPr="004D3877">
        <w:rPr>
          <w:rFonts w:hint="eastAsia"/>
          <w:szCs w:val="21"/>
        </w:rPr>
        <w:t>Pre-Synthesis Simulation</w:t>
      </w:r>
      <w:r w:rsidRPr="004D3877">
        <w:rPr>
          <w:rFonts w:hint="eastAsia"/>
          <w:szCs w:val="21"/>
        </w:rPr>
        <w:t>）和综合后仿真（</w:t>
      </w:r>
      <w:r w:rsidRPr="004D3877">
        <w:rPr>
          <w:rFonts w:hint="eastAsia"/>
          <w:szCs w:val="21"/>
        </w:rPr>
        <w:t>Post-Synthesis Simulation</w:t>
      </w:r>
      <w:r w:rsidRPr="004D3877">
        <w:rPr>
          <w:rFonts w:hint="eastAsia"/>
          <w:szCs w:val="21"/>
        </w:rPr>
        <w:t>）。</w:t>
      </w:r>
      <w:r w:rsidRPr="004D3877">
        <w:rPr>
          <w:rFonts w:hint="eastAsia"/>
          <w:szCs w:val="21"/>
        </w:rPr>
        <w:t xml:space="preserve"> </w:t>
      </w:r>
      <w:r w:rsidRPr="004D3877">
        <w:rPr>
          <w:rFonts w:hint="eastAsia"/>
          <w:szCs w:val="21"/>
        </w:rPr>
        <w:t>综合前仿真主要针对基于原理框图的设计</w:t>
      </w:r>
      <w:r w:rsidRPr="004D3877">
        <w:rPr>
          <w:rFonts w:hint="eastAsia"/>
          <w:szCs w:val="21"/>
        </w:rPr>
        <w:t xml:space="preserve"> ; </w:t>
      </w:r>
      <w:r w:rsidRPr="004D3877">
        <w:rPr>
          <w:rFonts w:hint="eastAsia"/>
          <w:szCs w:val="21"/>
        </w:rPr>
        <w:t>综合后</w:t>
      </w:r>
      <w:proofErr w:type="gramStart"/>
      <w:r w:rsidRPr="004D3877">
        <w:rPr>
          <w:rFonts w:hint="eastAsia"/>
          <w:szCs w:val="21"/>
        </w:rPr>
        <w:t>仿真既</w:t>
      </w:r>
      <w:proofErr w:type="gramEnd"/>
      <w:r w:rsidRPr="004D3877">
        <w:rPr>
          <w:rFonts w:hint="eastAsia"/>
          <w:szCs w:val="21"/>
        </w:rPr>
        <w:t>适合原理图设计</w:t>
      </w:r>
      <w:r w:rsidRPr="004D3877">
        <w:rPr>
          <w:rFonts w:hint="eastAsia"/>
          <w:szCs w:val="21"/>
        </w:rPr>
        <w:t xml:space="preserve"> , </w:t>
      </w:r>
      <w:r w:rsidRPr="004D3877">
        <w:rPr>
          <w:rFonts w:hint="eastAsia"/>
          <w:szCs w:val="21"/>
        </w:rPr>
        <w:t>也适合基于</w:t>
      </w:r>
      <w:r w:rsidRPr="004D3877">
        <w:rPr>
          <w:rFonts w:hint="eastAsia"/>
          <w:szCs w:val="21"/>
        </w:rPr>
        <w:t xml:space="preserve"> HDL </w:t>
      </w:r>
      <w:r w:rsidRPr="004D3877">
        <w:rPr>
          <w:rFonts w:hint="eastAsia"/>
          <w:szCs w:val="21"/>
        </w:rPr>
        <w:t>语言的设计。功能仿真操作简单，能体现和验证实验的功能，但忽略延迟的影响会使结果与实际结果，有一定误差。</w:t>
      </w:r>
    </w:p>
    <w:p w14:paraId="20934DA9" w14:textId="77777777" w:rsidR="00293733" w:rsidRPr="00C52A4F" w:rsidRDefault="00293733" w:rsidP="00C52A4F">
      <w:pPr>
        <w:adjustRightInd w:val="0"/>
        <w:snapToGrid w:val="0"/>
        <w:spacing w:line="312" w:lineRule="auto"/>
        <w:rPr>
          <w:rFonts w:hint="eastAsia"/>
          <w:szCs w:val="21"/>
        </w:rPr>
      </w:pPr>
    </w:p>
    <w:p w14:paraId="4E1709D6" w14:textId="77777777" w:rsidR="00450075" w:rsidRPr="001B7418" w:rsidRDefault="00026B32" w:rsidP="001B7418">
      <w:pPr>
        <w:pStyle w:val="21"/>
        <w:rPr>
          <w:b w:val="0"/>
          <w:bCs w:val="0"/>
        </w:rPr>
      </w:pPr>
      <w:r w:rsidRPr="001B7418">
        <w:rPr>
          <w:b w:val="0"/>
          <w:bCs w:val="0"/>
        </w:rPr>
        <w:t>F</w:t>
      </w:r>
      <w:r w:rsidR="00450075" w:rsidRPr="001B7418">
        <w:rPr>
          <w:b w:val="0"/>
          <w:bCs w:val="0"/>
        </w:rPr>
        <w:t xml:space="preserve">) </w:t>
      </w:r>
      <w:r w:rsidR="00450075" w:rsidRPr="001B7418">
        <w:rPr>
          <w:rFonts w:hint="eastAsia"/>
          <w:b w:val="0"/>
          <w:bCs w:val="0"/>
        </w:rPr>
        <w:t>时序仿真波形</w:t>
      </w:r>
    </w:p>
    <w:p w14:paraId="64E12E7B" w14:textId="77777777" w:rsidR="004D3877" w:rsidRPr="004D3877" w:rsidRDefault="004D3877" w:rsidP="004D3877">
      <w:pPr>
        <w:adjustRightInd w:val="0"/>
        <w:snapToGrid w:val="0"/>
        <w:spacing w:line="312" w:lineRule="auto"/>
        <w:rPr>
          <w:rFonts w:hint="eastAsia"/>
          <w:szCs w:val="21"/>
        </w:rPr>
      </w:pPr>
      <w:r w:rsidRPr="004D3877">
        <w:rPr>
          <w:rFonts w:hint="eastAsia"/>
          <w:szCs w:val="21"/>
        </w:rPr>
        <w:t>步骤：新建一个</w:t>
      </w:r>
      <w:r w:rsidRPr="004D3877">
        <w:rPr>
          <w:rFonts w:hint="eastAsia"/>
          <w:szCs w:val="21"/>
        </w:rPr>
        <w:t xml:space="preserve"> vector waveform file</w:t>
      </w:r>
      <w:r w:rsidRPr="004D3877">
        <w:rPr>
          <w:rFonts w:hint="eastAsia"/>
          <w:szCs w:val="21"/>
        </w:rPr>
        <w:t>。通过操作：右击</w:t>
      </w:r>
      <w:r w:rsidRPr="004D3877">
        <w:rPr>
          <w:rFonts w:hint="eastAsia"/>
          <w:szCs w:val="21"/>
        </w:rPr>
        <w:t xml:space="preserve"> -</w:t>
      </w:r>
      <w:r w:rsidRPr="004D3877">
        <w:rPr>
          <w:rFonts w:hint="eastAsia"/>
          <w:szCs w:val="21"/>
        </w:rPr>
        <w:t>【</w:t>
      </w:r>
      <w:r w:rsidRPr="004D3877">
        <w:rPr>
          <w:rFonts w:hint="eastAsia"/>
          <w:szCs w:val="21"/>
        </w:rPr>
        <w:t>insert</w:t>
      </w:r>
      <w:r w:rsidRPr="004D3877">
        <w:rPr>
          <w:rFonts w:hint="eastAsia"/>
          <w:szCs w:val="21"/>
        </w:rPr>
        <w:t>】</w:t>
      </w:r>
      <w:r w:rsidRPr="004D3877">
        <w:rPr>
          <w:rFonts w:hint="eastAsia"/>
          <w:szCs w:val="21"/>
        </w:rPr>
        <w:t>-</w:t>
      </w:r>
      <w:r w:rsidRPr="004D3877">
        <w:rPr>
          <w:rFonts w:hint="eastAsia"/>
          <w:szCs w:val="21"/>
        </w:rPr>
        <w:t>【</w:t>
      </w:r>
      <w:r w:rsidRPr="004D3877">
        <w:rPr>
          <w:rFonts w:hint="eastAsia"/>
          <w:szCs w:val="21"/>
        </w:rPr>
        <w:t>insert node or bus</w:t>
      </w:r>
      <w:r w:rsidRPr="004D3877">
        <w:rPr>
          <w:rFonts w:hint="eastAsia"/>
          <w:szCs w:val="21"/>
        </w:rPr>
        <w:t>】</w:t>
      </w:r>
      <w:r w:rsidRPr="004D3877">
        <w:rPr>
          <w:rFonts w:hint="eastAsia"/>
          <w:szCs w:val="21"/>
        </w:rPr>
        <w:t>-</w:t>
      </w:r>
      <w:r w:rsidRPr="004D3877">
        <w:rPr>
          <w:rFonts w:hint="eastAsia"/>
          <w:szCs w:val="21"/>
        </w:rPr>
        <w:t>【</w:t>
      </w:r>
      <w:r w:rsidRPr="004D3877">
        <w:rPr>
          <w:rFonts w:hint="eastAsia"/>
          <w:szCs w:val="21"/>
        </w:rPr>
        <w:t>node finder</w:t>
      </w:r>
      <w:r w:rsidRPr="004D3877">
        <w:rPr>
          <w:rFonts w:hint="eastAsia"/>
          <w:szCs w:val="21"/>
        </w:rPr>
        <w:t>】（</w:t>
      </w:r>
      <w:r w:rsidRPr="004D3877">
        <w:rPr>
          <w:rFonts w:hint="eastAsia"/>
          <w:szCs w:val="21"/>
        </w:rPr>
        <w:t>pins=all</w:t>
      </w:r>
      <w:r w:rsidRPr="004D3877">
        <w:rPr>
          <w:rFonts w:hint="eastAsia"/>
          <w:szCs w:val="21"/>
        </w:rPr>
        <w:t>；【</w:t>
      </w:r>
      <w:r w:rsidRPr="004D3877">
        <w:rPr>
          <w:rFonts w:hint="eastAsia"/>
          <w:szCs w:val="21"/>
        </w:rPr>
        <w:t>list</w:t>
      </w:r>
      <w:r w:rsidRPr="004D3877">
        <w:rPr>
          <w:rFonts w:hint="eastAsia"/>
          <w:szCs w:val="21"/>
        </w:rPr>
        <w:t>】）</w:t>
      </w:r>
      <w:r w:rsidRPr="004D3877">
        <w:rPr>
          <w:rFonts w:hint="eastAsia"/>
          <w:szCs w:val="21"/>
        </w:rPr>
        <w:t>-</w:t>
      </w:r>
      <w:r w:rsidRPr="004D3877">
        <w:rPr>
          <w:rFonts w:hint="eastAsia"/>
          <w:szCs w:val="21"/>
        </w:rPr>
        <w:t>【</w:t>
      </w:r>
      <w:r w:rsidRPr="004D3877">
        <w:rPr>
          <w:rFonts w:hint="eastAsia"/>
          <w:szCs w:val="21"/>
        </w:rPr>
        <w:t>&gt;&gt;</w:t>
      </w:r>
      <w:r w:rsidRPr="004D3877">
        <w:rPr>
          <w:rFonts w:hint="eastAsia"/>
          <w:szCs w:val="21"/>
        </w:rPr>
        <w:t>】</w:t>
      </w:r>
      <w:r w:rsidRPr="004D3877">
        <w:rPr>
          <w:rFonts w:hint="eastAsia"/>
          <w:szCs w:val="21"/>
        </w:rPr>
        <w:t>-</w:t>
      </w:r>
      <w:r w:rsidRPr="004D3877">
        <w:rPr>
          <w:rFonts w:hint="eastAsia"/>
          <w:szCs w:val="21"/>
        </w:rPr>
        <w:t>【</w:t>
      </w:r>
      <w:r w:rsidRPr="004D3877">
        <w:rPr>
          <w:rFonts w:hint="eastAsia"/>
          <w:szCs w:val="21"/>
        </w:rPr>
        <w:t>ok</w:t>
      </w:r>
      <w:r w:rsidRPr="004D3877">
        <w:rPr>
          <w:rFonts w:hint="eastAsia"/>
          <w:szCs w:val="21"/>
        </w:rPr>
        <w:t>】</w:t>
      </w:r>
      <w:r w:rsidRPr="004D3877">
        <w:rPr>
          <w:rFonts w:hint="eastAsia"/>
          <w:szCs w:val="21"/>
        </w:rPr>
        <w:t>-</w:t>
      </w:r>
      <w:r w:rsidRPr="004D3877">
        <w:rPr>
          <w:rFonts w:hint="eastAsia"/>
          <w:szCs w:val="21"/>
        </w:rPr>
        <w:t>【</w:t>
      </w:r>
      <w:r w:rsidRPr="004D3877">
        <w:rPr>
          <w:rFonts w:hint="eastAsia"/>
          <w:szCs w:val="21"/>
        </w:rPr>
        <w:t>ok</w:t>
      </w:r>
      <w:r w:rsidRPr="004D3877">
        <w:rPr>
          <w:rFonts w:hint="eastAsia"/>
          <w:szCs w:val="21"/>
        </w:rPr>
        <w:t>】。接着设置输入波形，然后点击【</w:t>
      </w:r>
      <w:r w:rsidRPr="004D3877">
        <w:rPr>
          <w:rFonts w:hint="eastAsia"/>
          <w:szCs w:val="21"/>
        </w:rPr>
        <w:t>start simulation</w:t>
      </w:r>
      <w:r w:rsidRPr="004D3877">
        <w:rPr>
          <w:rFonts w:hint="eastAsia"/>
          <w:szCs w:val="21"/>
        </w:rPr>
        <w:t>】开始仿真，查看时序仿真输出波形图。</w:t>
      </w:r>
    </w:p>
    <w:p w14:paraId="2DC1196C" w14:textId="77777777" w:rsidR="00450075" w:rsidRPr="00C52A4F" w:rsidRDefault="004D3877" w:rsidP="004D3877">
      <w:pPr>
        <w:adjustRightInd w:val="0"/>
        <w:snapToGrid w:val="0"/>
        <w:spacing w:line="312" w:lineRule="auto"/>
        <w:rPr>
          <w:szCs w:val="21"/>
        </w:rPr>
      </w:pPr>
      <w:r w:rsidRPr="004D3877">
        <w:rPr>
          <w:rFonts w:hint="eastAsia"/>
          <w:szCs w:val="21"/>
        </w:rPr>
        <w:t>时序仿真图：</w:t>
      </w:r>
    </w:p>
    <w:p w14:paraId="63F91DEC" w14:textId="7300ED02" w:rsidR="00026B32" w:rsidRPr="00C52A4F" w:rsidRDefault="00904F7D" w:rsidP="00C52A4F">
      <w:pPr>
        <w:adjustRightInd w:val="0"/>
        <w:snapToGrid w:val="0"/>
        <w:spacing w:line="312" w:lineRule="auto"/>
        <w:rPr>
          <w:rFonts w:hint="eastAsia"/>
          <w:szCs w:val="21"/>
        </w:rPr>
      </w:pPr>
      <w:r w:rsidRPr="00651973">
        <w:rPr>
          <w:noProof/>
          <w:szCs w:val="21"/>
        </w:rPr>
        <w:drawing>
          <wp:inline distT="0" distB="0" distL="0" distR="0" wp14:anchorId="38A53FBF" wp14:editId="10D23EAA">
            <wp:extent cx="5273675" cy="1380490"/>
            <wp:effectExtent l="0" t="0" r="0" b="0"/>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675" cy="1380490"/>
                    </a:xfrm>
                    <a:prstGeom prst="rect">
                      <a:avLst/>
                    </a:prstGeom>
                    <a:noFill/>
                    <a:ln>
                      <a:noFill/>
                    </a:ln>
                  </pic:spPr>
                </pic:pic>
              </a:graphicData>
            </a:graphic>
          </wp:inline>
        </w:drawing>
      </w:r>
    </w:p>
    <w:p w14:paraId="66FDD0D5" w14:textId="77777777" w:rsidR="00026B32" w:rsidRDefault="00026B32" w:rsidP="00450075">
      <w:pPr>
        <w:adjustRightInd w:val="0"/>
        <w:snapToGrid w:val="0"/>
        <w:rPr>
          <w:rFonts w:eastAsia="仿宋_GB2312"/>
          <w:szCs w:val="21"/>
        </w:rPr>
      </w:pPr>
      <w:r>
        <w:rPr>
          <w:rFonts w:eastAsia="仿宋_GB2312" w:hint="eastAsia"/>
          <w:szCs w:val="21"/>
        </w:rPr>
        <w:t>结果分析及结论：</w:t>
      </w:r>
    </w:p>
    <w:p w14:paraId="32415D03" w14:textId="77777777" w:rsidR="004D3877" w:rsidRPr="004D3877" w:rsidRDefault="004D3877" w:rsidP="004D3877">
      <w:pPr>
        <w:adjustRightInd w:val="0"/>
        <w:snapToGrid w:val="0"/>
        <w:spacing w:line="312" w:lineRule="auto"/>
        <w:rPr>
          <w:rFonts w:hint="eastAsia"/>
          <w:szCs w:val="21"/>
        </w:rPr>
      </w:pPr>
      <w:r w:rsidRPr="004D3877">
        <w:rPr>
          <w:rFonts w:hint="eastAsia"/>
          <w:szCs w:val="21"/>
        </w:rPr>
        <w:t>结果分析：时序仿真是指在布线后进行，是最接近真实器件运行的仿真，它与特定的器件有关，又包含了器件和布线的延时信息。由波形可得，当输入状态发生改变时，输出结果并未同时改变，而是有一定延迟，同时由于输入状态的改变，导致电路出现“冒险”，导致输出</w:t>
      </w:r>
      <w:r w:rsidRPr="004D3877">
        <w:rPr>
          <w:rFonts w:hint="eastAsia"/>
          <w:szCs w:val="21"/>
        </w:rPr>
        <w:lastRenderedPageBreak/>
        <w:t>结果并未与预期结果相同。</w:t>
      </w:r>
    </w:p>
    <w:p w14:paraId="109A0992" w14:textId="77777777" w:rsidR="004D3877" w:rsidRPr="004D3877" w:rsidRDefault="004D3877" w:rsidP="004D3877">
      <w:pPr>
        <w:adjustRightInd w:val="0"/>
        <w:snapToGrid w:val="0"/>
        <w:spacing w:line="312" w:lineRule="auto"/>
        <w:rPr>
          <w:szCs w:val="21"/>
        </w:rPr>
      </w:pPr>
    </w:p>
    <w:p w14:paraId="006DD27A" w14:textId="77777777" w:rsidR="00C52A4F" w:rsidRPr="00C52A4F" w:rsidRDefault="004D3877" w:rsidP="004D3877">
      <w:pPr>
        <w:adjustRightInd w:val="0"/>
        <w:snapToGrid w:val="0"/>
        <w:spacing w:line="312" w:lineRule="auto"/>
        <w:rPr>
          <w:szCs w:val="21"/>
        </w:rPr>
      </w:pPr>
      <w:r w:rsidRPr="004D3877">
        <w:rPr>
          <w:rFonts w:hint="eastAsia"/>
          <w:szCs w:val="21"/>
        </w:rPr>
        <w:t>结论：时序仿真使用布局布线后器件给出的模块和连线的延时信息，在最坏的情况下对电路的行为</w:t>
      </w:r>
      <w:proofErr w:type="gramStart"/>
      <w:r w:rsidRPr="004D3877">
        <w:rPr>
          <w:rFonts w:hint="eastAsia"/>
          <w:szCs w:val="21"/>
        </w:rPr>
        <w:t>作出</w:t>
      </w:r>
      <w:proofErr w:type="gramEnd"/>
      <w:r w:rsidRPr="004D3877">
        <w:rPr>
          <w:rFonts w:hint="eastAsia"/>
          <w:szCs w:val="21"/>
        </w:rPr>
        <w:t>实际地估价。时序仿真使用的仿真器和功能仿真使用的仿真器是相同的，所需的流程和激励也是相同的；唯一的差别是为时序仿真加载到仿真器的设计包括基于实际布局布线设计的最坏情况的布局布线延时，并且在仿真结果波形图中，时序仿真后的信号加载了时延，而功能仿真没有。时序仿真可以用来验证程序在目标器件中的时序关系。同时考虑了器件的延迟后，其输出结果跟接近实际情况，但是考虑的情况过多，不容易操作，容易产生错误。时序仿真不仅反应出输出和输入的逻辑关系，同时还计算了时间的延时信息，是与实际系统更接近的一种仿真结果。不过，要注意的是，这个时间延时是仿真软件“估算”出来的。</w:t>
      </w:r>
    </w:p>
    <w:p w14:paraId="10303AC9" w14:textId="77777777" w:rsidR="00C52A4F" w:rsidRPr="00C52A4F" w:rsidRDefault="00C52A4F" w:rsidP="00C52A4F">
      <w:pPr>
        <w:adjustRightInd w:val="0"/>
        <w:snapToGrid w:val="0"/>
        <w:spacing w:line="312" w:lineRule="auto"/>
        <w:rPr>
          <w:rFonts w:hint="eastAsia"/>
          <w:szCs w:val="21"/>
        </w:rPr>
      </w:pPr>
    </w:p>
    <w:p w14:paraId="254BE7CC" w14:textId="77777777" w:rsidR="00293733" w:rsidRPr="001B7418" w:rsidRDefault="00026B32" w:rsidP="001B7418">
      <w:pPr>
        <w:pStyle w:val="21"/>
        <w:rPr>
          <w:b w:val="0"/>
          <w:bCs w:val="0"/>
        </w:rPr>
      </w:pPr>
      <w:r w:rsidRPr="001B7418">
        <w:rPr>
          <w:b w:val="0"/>
          <w:bCs w:val="0"/>
        </w:rPr>
        <w:t>G</w:t>
      </w:r>
      <w:r w:rsidR="00450075" w:rsidRPr="001B7418">
        <w:rPr>
          <w:rFonts w:hint="eastAsia"/>
          <w:b w:val="0"/>
          <w:bCs w:val="0"/>
        </w:rPr>
        <w:t>)</w:t>
      </w:r>
      <w:r w:rsidRPr="001B7418">
        <w:rPr>
          <w:rFonts w:hint="eastAsia"/>
          <w:b w:val="0"/>
          <w:bCs w:val="0"/>
        </w:rPr>
        <w:t xml:space="preserve"> </w:t>
      </w:r>
      <w:r w:rsidR="006A0A75" w:rsidRPr="001B7418">
        <w:rPr>
          <w:rFonts w:hint="eastAsia"/>
          <w:b w:val="0"/>
          <w:bCs w:val="0"/>
        </w:rPr>
        <w:t>时序分析</w:t>
      </w:r>
    </w:p>
    <w:p w14:paraId="6C08339E" w14:textId="77777777" w:rsidR="00293733" w:rsidRDefault="00293733" w:rsidP="00293733">
      <w:pPr>
        <w:adjustRightInd w:val="0"/>
        <w:snapToGrid w:val="0"/>
        <w:rPr>
          <w:rFonts w:eastAsia="仿宋_GB2312"/>
          <w:szCs w:val="21"/>
        </w:rPr>
      </w:pPr>
      <w:r>
        <w:rPr>
          <w:rFonts w:hint="eastAsia"/>
        </w:rPr>
        <w:t>操作方法是：编译后，</w:t>
      </w:r>
      <w:r>
        <w:rPr>
          <w:rFonts w:eastAsia="仿宋_GB2312" w:hint="eastAsia"/>
          <w:szCs w:val="21"/>
        </w:rPr>
        <w:t>在</w:t>
      </w:r>
      <w:r>
        <w:rPr>
          <w:rFonts w:eastAsia="仿宋_GB2312" w:hint="eastAsia"/>
          <w:szCs w:val="21"/>
        </w:rPr>
        <w:t>compilation report</w:t>
      </w:r>
      <w:r>
        <w:rPr>
          <w:rFonts w:eastAsia="仿宋_GB2312" w:hint="eastAsia"/>
          <w:szCs w:val="21"/>
        </w:rPr>
        <w:t>中选择【</w:t>
      </w:r>
      <w:r>
        <w:rPr>
          <w:rFonts w:eastAsia="仿宋_GB2312" w:hint="eastAsia"/>
          <w:szCs w:val="21"/>
        </w:rPr>
        <w:t>timing analysis</w:t>
      </w:r>
      <w:r>
        <w:rPr>
          <w:rFonts w:eastAsia="仿宋_GB2312" w:hint="eastAsia"/>
          <w:szCs w:val="21"/>
        </w:rPr>
        <w:t>】</w:t>
      </w:r>
      <w:r>
        <w:rPr>
          <w:rFonts w:eastAsia="仿宋_GB2312" w:hint="eastAsia"/>
          <w:szCs w:val="21"/>
        </w:rPr>
        <w:t>-</w:t>
      </w:r>
      <w:r>
        <w:rPr>
          <w:rFonts w:eastAsia="仿宋_GB2312" w:hint="eastAsia"/>
          <w:szCs w:val="21"/>
        </w:rPr>
        <w:t>【</w:t>
      </w:r>
      <w:r>
        <w:rPr>
          <w:rFonts w:eastAsia="仿宋_GB2312" w:hint="eastAsia"/>
          <w:szCs w:val="21"/>
        </w:rPr>
        <w:t>su</w:t>
      </w:r>
      <w:r>
        <w:rPr>
          <w:rFonts w:eastAsia="仿宋_GB2312"/>
          <w:szCs w:val="21"/>
        </w:rPr>
        <w:t>mmary</w:t>
      </w:r>
      <w:r>
        <w:rPr>
          <w:rFonts w:eastAsia="仿宋_GB2312" w:hint="eastAsia"/>
          <w:szCs w:val="21"/>
        </w:rPr>
        <w:t>】和【</w:t>
      </w:r>
      <w:r>
        <w:rPr>
          <w:rFonts w:eastAsia="仿宋_GB2312" w:hint="eastAsia"/>
          <w:szCs w:val="21"/>
        </w:rPr>
        <w:t>tpd</w:t>
      </w:r>
      <w:r>
        <w:rPr>
          <w:rFonts w:eastAsia="仿宋_GB2312" w:hint="eastAsia"/>
          <w:szCs w:val="21"/>
        </w:rPr>
        <w:t>】</w:t>
      </w:r>
    </w:p>
    <w:p w14:paraId="11B126EE" w14:textId="055D9DB4" w:rsidR="00450075" w:rsidRPr="00C52A4F" w:rsidRDefault="00904F7D" w:rsidP="00C52A4F">
      <w:pPr>
        <w:adjustRightInd w:val="0"/>
        <w:snapToGrid w:val="0"/>
        <w:spacing w:line="312" w:lineRule="auto"/>
        <w:rPr>
          <w:rFonts w:hint="eastAsia"/>
          <w:szCs w:val="21"/>
        </w:rPr>
      </w:pPr>
      <w:r w:rsidRPr="00517C35">
        <w:rPr>
          <w:noProof/>
          <w:szCs w:val="21"/>
        </w:rPr>
        <w:drawing>
          <wp:inline distT="0" distB="0" distL="0" distR="0" wp14:anchorId="1687E5C5" wp14:editId="24ACB616">
            <wp:extent cx="5278120" cy="438785"/>
            <wp:effectExtent l="0" t="0" r="0" b="0"/>
            <wp:docPr id="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438785"/>
                    </a:xfrm>
                    <a:prstGeom prst="rect">
                      <a:avLst/>
                    </a:prstGeom>
                    <a:noFill/>
                    <a:ln>
                      <a:noFill/>
                    </a:ln>
                  </pic:spPr>
                </pic:pic>
              </a:graphicData>
            </a:graphic>
          </wp:inline>
        </w:drawing>
      </w:r>
    </w:p>
    <w:p w14:paraId="542F3155" w14:textId="3DFC7B77" w:rsidR="00F90518" w:rsidRPr="00C52A4F" w:rsidRDefault="00904F7D" w:rsidP="00C52A4F">
      <w:pPr>
        <w:adjustRightInd w:val="0"/>
        <w:snapToGrid w:val="0"/>
        <w:spacing w:line="312" w:lineRule="auto"/>
        <w:rPr>
          <w:rFonts w:hint="eastAsia"/>
          <w:szCs w:val="21"/>
        </w:rPr>
      </w:pPr>
      <w:r w:rsidRPr="00517C35">
        <w:rPr>
          <w:noProof/>
          <w:szCs w:val="21"/>
        </w:rPr>
        <w:lastRenderedPageBreak/>
        <w:drawing>
          <wp:inline distT="0" distB="0" distL="0" distR="0" wp14:anchorId="36DAF144" wp14:editId="2511FBFA">
            <wp:extent cx="2951480" cy="5888990"/>
            <wp:effectExtent l="0" t="0" r="0" b="0"/>
            <wp:docPr id="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480" cy="5888990"/>
                    </a:xfrm>
                    <a:prstGeom prst="rect">
                      <a:avLst/>
                    </a:prstGeom>
                    <a:noFill/>
                    <a:ln>
                      <a:noFill/>
                    </a:ln>
                  </pic:spPr>
                </pic:pic>
              </a:graphicData>
            </a:graphic>
          </wp:inline>
        </w:drawing>
      </w:r>
      <w:r w:rsidRPr="00517C35">
        <w:rPr>
          <w:noProof/>
          <w:szCs w:val="21"/>
        </w:rPr>
        <w:drawing>
          <wp:inline distT="0" distB="0" distL="0" distR="0" wp14:anchorId="48C5BFF6" wp14:editId="0B9E3498">
            <wp:extent cx="2947035" cy="2566670"/>
            <wp:effectExtent l="0" t="0" r="0" b="0"/>
            <wp:docPr id="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7035" cy="2566670"/>
                    </a:xfrm>
                    <a:prstGeom prst="rect">
                      <a:avLst/>
                    </a:prstGeom>
                    <a:noFill/>
                    <a:ln>
                      <a:noFill/>
                    </a:ln>
                  </pic:spPr>
                </pic:pic>
              </a:graphicData>
            </a:graphic>
          </wp:inline>
        </w:drawing>
      </w:r>
    </w:p>
    <w:p w14:paraId="31845E8D" w14:textId="77777777" w:rsidR="00F90518" w:rsidRPr="00C52A4F" w:rsidRDefault="00293733" w:rsidP="00C52A4F">
      <w:pPr>
        <w:adjustRightInd w:val="0"/>
        <w:snapToGrid w:val="0"/>
        <w:rPr>
          <w:szCs w:val="21"/>
        </w:rPr>
      </w:pPr>
      <w:r>
        <w:rPr>
          <w:rFonts w:eastAsia="仿宋_GB2312" w:hint="eastAsia"/>
          <w:szCs w:val="21"/>
        </w:rPr>
        <w:t>结果分析及结论</w:t>
      </w:r>
      <w:r w:rsidR="00C52A4F">
        <w:rPr>
          <w:rFonts w:eastAsia="仿宋_GB2312" w:hint="eastAsia"/>
          <w:szCs w:val="21"/>
        </w:rPr>
        <w:t>：</w:t>
      </w:r>
    </w:p>
    <w:p w14:paraId="3E2C0471" w14:textId="4E381FC3" w:rsidR="0006260E" w:rsidRPr="0006260E" w:rsidRDefault="0006260E" w:rsidP="0006260E">
      <w:pPr>
        <w:adjustRightInd w:val="0"/>
        <w:snapToGrid w:val="0"/>
        <w:spacing w:line="312" w:lineRule="auto"/>
        <w:rPr>
          <w:rFonts w:hint="eastAsia"/>
          <w:szCs w:val="21"/>
        </w:rPr>
      </w:pPr>
      <w:r w:rsidRPr="0006260E">
        <w:rPr>
          <w:rFonts w:hint="eastAsia"/>
          <w:szCs w:val="21"/>
        </w:rPr>
        <w:lastRenderedPageBreak/>
        <w:t>结果分析：由图可得，</w:t>
      </w:r>
      <w:r w:rsidRPr="0006260E">
        <w:rPr>
          <w:rFonts w:hint="eastAsia"/>
          <w:szCs w:val="21"/>
        </w:rPr>
        <w:t>Timing Analyzer Summmary</w:t>
      </w:r>
      <w:r w:rsidRPr="0006260E">
        <w:rPr>
          <w:rFonts w:hint="eastAsia"/>
          <w:szCs w:val="21"/>
        </w:rPr>
        <w:t>总结所有经典定时分析的结果，并报告每个定时特性的最坏情况定时。比如从</w:t>
      </w:r>
      <w:r w:rsidR="00517C35">
        <w:rPr>
          <w:rFonts w:hint="eastAsia"/>
          <w:szCs w:val="21"/>
        </w:rPr>
        <w:t>c[4]</w:t>
      </w:r>
      <w:r w:rsidRPr="0006260E">
        <w:rPr>
          <w:rFonts w:hint="eastAsia"/>
          <w:szCs w:val="21"/>
        </w:rPr>
        <w:t>到</w:t>
      </w:r>
      <w:r>
        <w:rPr>
          <w:szCs w:val="21"/>
        </w:rPr>
        <w:t>y[</w:t>
      </w:r>
      <w:r w:rsidR="00517C35">
        <w:rPr>
          <w:rFonts w:hint="eastAsia"/>
          <w:szCs w:val="21"/>
        </w:rPr>
        <w:t>4</w:t>
      </w:r>
      <w:r>
        <w:rPr>
          <w:szCs w:val="21"/>
        </w:rPr>
        <w:t>]</w:t>
      </w:r>
      <w:r w:rsidRPr="0006260E">
        <w:rPr>
          <w:rFonts w:hint="eastAsia"/>
          <w:szCs w:val="21"/>
        </w:rPr>
        <w:t>的最坏定时情况的</w:t>
      </w:r>
      <w:r w:rsidRPr="0006260E">
        <w:rPr>
          <w:rFonts w:hint="eastAsia"/>
          <w:szCs w:val="21"/>
        </w:rPr>
        <w:t>tpd</w:t>
      </w:r>
      <w:r w:rsidRPr="0006260E">
        <w:rPr>
          <w:rFonts w:hint="eastAsia"/>
          <w:szCs w:val="21"/>
        </w:rPr>
        <w:t>为</w:t>
      </w:r>
      <w:r w:rsidR="00517C35">
        <w:rPr>
          <w:rFonts w:hint="eastAsia"/>
          <w:szCs w:val="21"/>
        </w:rPr>
        <w:t>14.036</w:t>
      </w:r>
      <w:r w:rsidRPr="0006260E">
        <w:rPr>
          <w:rFonts w:hint="eastAsia"/>
          <w:szCs w:val="21"/>
        </w:rPr>
        <w:t>ns</w:t>
      </w:r>
      <w:r w:rsidRPr="0006260E">
        <w:rPr>
          <w:rFonts w:hint="eastAsia"/>
          <w:szCs w:val="21"/>
        </w:rPr>
        <w:t>。下面的</w:t>
      </w:r>
      <w:r w:rsidRPr="0006260E">
        <w:rPr>
          <w:rFonts w:hint="eastAsia"/>
          <w:szCs w:val="21"/>
        </w:rPr>
        <w:t>tpd</w:t>
      </w:r>
      <w:r w:rsidRPr="0006260E">
        <w:rPr>
          <w:rFonts w:hint="eastAsia"/>
          <w:szCs w:val="21"/>
        </w:rPr>
        <w:t>报告表则给出了源节点和目标节点之间的</w:t>
      </w:r>
      <w:r w:rsidRPr="0006260E">
        <w:rPr>
          <w:rFonts w:hint="eastAsia"/>
          <w:szCs w:val="21"/>
        </w:rPr>
        <w:t>tpd</w:t>
      </w:r>
      <w:r w:rsidRPr="0006260E">
        <w:rPr>
          <w:rFonts w:hint="eastAsia"/>
          <w:szCs w:val="21"/>
        </w:rPr>
        <w:t>延迟时间，比如第二行中</w:t>
      </w:r>
      <w:r w:rsidR="00517C35">
        <w:rPr>
          <w:rFonts w:hint="eastAsia"/>
          <w:szCs w:val="21"/>
        </w:rPr>
        <w:t>s</w:t>
      </w:r>
      <w:r w:rsidRPr="0006260E">
        <w:rPr>
          <w:rFonts w:hint="eastAsia"/>
          <w:szCs w:val="21"/>
        </w:rPr>
        <w:t>[</w:t>
      </w:r>
      <w:r w:rsidR="00517C35">
        <w:rPr>
          <w:rFonts w:hint="eastAsia"/>
          <w:szCs w:val="21"/>
        </w:rPr>
        <w:t>1</w:t>
      </w:r>
      <w:r w:rsidRPr="0006260E">
        <w:rPr>
          <w:rFonts w:hint="eastAsia"/>
          <w:szCs w:val="21"/>
        </w:rPr>
        <w:t>]</w:t>
      </w:r>
      <w:r w:rsidRPr="0006260E">
        <w:rPr>
          <w:rFonts w:hint="eastAsia"/>
          <w:szCs w:val="21"/>
        </w:rPr>
        <w:t>到</w:t>
      </w:r>
      <w:r>
        <w:rPr>
          <w:szCs w:val="21"/>
        </w:rPr>
        <w:t>y[7]</w:t>
      </w:r>
      <w:r w:rsidRPr="0006260E">
        <w:rPr>
          <w:rFonts w:hint="eastAsia"/>
          <w:szCs w:val="21"/>
        </w:rPr>
        <w:t>的</w:t>
      </w:r>
      <w:r w:rsidRPr="0006260E">
        <w:rPr>
          <w:rFonts w:hint="eastAsia"/>
          <w:szCs w:val="21"/>
        </w:rPr>
        <w:t xml:space="preserve">tpd </w:t>
      </w:r>
      <w:r w:rsidRPr="0006260E">
        <w:rPr>
          <w:rFonts w:hint="eastAsia"/>
          <w:szCs w:val="21"/>
        </w:rPr>
        <w:t>为</w:t>
      </w:r>
      <w:r w:rsidR="00517C35">
        <w:rPr>
          <w:rFonts w:hint="eastAsia"/>
          <w:szCs w:val="21"/>
        </w:rPr>
        <w:t>14.907</w:t>
      </w:r>
      <w:r w:rsidRPr="0006260E">
        <w:rPr>
          <w:rFonts w:hint="eastAsia"/>
          <w:szCs w:val="21"/>
        </w:rPr>
        <w:t>ns</w:t>
      </w:r>
      <w:r w:rsidRPr="0006260E">
        <w:rPr>
          <w:rFonts w:hint="eastAsia"/>
          <w:szCs w:val="21"/>
        </w:rPr>
        <w:t>。</w:t>
      </w:r>
    </w:p>
    <w:p w14:paraId="39B325E3" w14:textId="77777777" w:rsidR="00F90518" w:rsidRPr="00C52A4F" w:rsidRDefault="0006260E" w:rsidP="0006260E">
      <w:pPr>
        <w:adjustRightInd w:val="0"/>
        <w:snapToGrid w:val="0"/>
        <w:spacing w:line="312" w:lineRule="auto"/>
        <w:rPr>
          <w:szCs w:val="21"/>
        </w:rPr>
      </w:pPr>
      <w:r w:rsidRPr="0006260E">
        <w:rPr>
          <w:rFonts w:hint="eastAsia"/>
          <w:szCs w:val="21"/>
        </w:rPr>
        <w:t>结论：实际连接图中个元器件连接之间是存在时间延迟的，而且不同的元器件之间的时间延迟也不相同。</w:t>
      </w:r>
    </w:p>
    <w:p w14:paraId="28C15034" w14:textId="77777777" w:rsidR="00F90518" w:rsidRPr="00C52A4F" w:rsidRDefault="00F90518" w:rsidP="00C52A4F">
      <w:pPr>
        <w:adjustRightInd w:val="0"/>
        <w:snapToGrid w:val="0"/>
        <w:spacing w:line="312" w:lineRule="auto"/>
        <w:rPr>
          <w:szCs w:val="21"/>
        </w:rPr>
      </w:pPr>
    </w:p>
    <w:p w14:paraId="1B2EB375" w14:textId="4B0F809C" w:rsidR="00FD67A6" w:rsidRPr="001B7418" w:rsidRDefault="00FD67A6" w:rsidP="00C52A4F">
      <w:pPr>
        <w:pStyle w:val="21"/>
        <w:spacing w:beforeLines="50" w:before="156" w:afterLines="50" w:after="156"/>
        <w:rPr>
          <w:b w:val="0"/>
          <w:bCs w:val="0"/>
        </w:rPr>
      </w:pPr>
      <w:r w:rsidRPr="001B7418">
        <w:rPr>
          <w:b w:val="0"/>
          <w:bCs w:val="0"/>
        </w:rPr>
        <w:t>2</w:t>
      </w:r>
      <w:r w:rsidRPr="001B7418">
        <w:rPr>
          <w:rFonts w:hint="eastAsia"/>
          <w:b w:val="0"/>
          <w:bCs w:val="0"/>
        </w:rPr>
        <w:t>、</w:t>
      </w:r>
      <w:r w:rsidR="00517C35">
        <w:rPr>
          <w:rFonts w:hint="eastAsia"/>
          <w:b w:val="0"/>
          <w:bCs w:val="0"/>
          <w:lang w:eastAsia="zh-CN"/>
        </w:rPr>
        <w:t>8重</w:t>
      </w:r>
      <w:r w:rsidR="00517C35">
        <w:rPr>
          <w:rFonts w:hint="eastAsia"/>
          <w:b w:val="0"/>
          <w:bCs w:val="0"/>
          <w:lang w:eastAsia="zh-CN"/>
        </w:rPr>
        <w:t>2</w:t>
      </w:r>
      <w:r w:rsidR="00517C35">
        <w:rPr>
          <w:b w:val="0"/>
          <w:bCs w:val="0"/>
          <w:lang w:eastAsia="zh-CN"/>
        </w:rPr>
        <w:t>-1</w:t>
      </w:r>
      <w:r w:rsidR="00517C35">
        <w:rPr>
          <w:rFonts w:hint="eastAsia"/>
          <w:b w:val="0"/>
          <w:bCs w:val="0"/>
          <w:lang w:eastAsia="zh-CN"/>
        </w:rPr>
        <w:t>多路复用器</w:t>
      </w:r>
    </w:p>
    <w:p w14:paraId="69A75DCD" w14:textId="2DE8E99E" w:rsidR="00FD67A6" w:rsidRPr="001B7418" w:rsidRDefault="00FD67A6" w:rsidP="001B7418">
      <w:pPr>
        <w:pStyle w:val="21"/>
        <w:rPr>
          <w:b w:val="0"/>
          <w:bCs w:val="0"/>
        </w:rPr>
      </w:pPr>
      <w:r w:rsidRPr="001B7418">
        <w:rPr>
          <w:b w:val="0"/>
          <w:bCs w:val="0"/>
        </w:rPr>
        <w:t>A</w:t>
      </w:r>
      <w:r w:rsidRPr="001B7418">
        <w:rPr>
          <w:rFonts w:hint="eastAsia"/>
          <w:b w:val="0"/>
          <w:bCs w:val="0"/>
        </w:rPr>
        <w:t>）创建工程（</w:t>
      </w:r>
      <w:r w:rsidR="00517C35" w:rsidRPr="001B7418">
        <w:rPr>
          <w:rFonts w:hint="eastAsia"/>
          <w:b w:val="0"/>
          <w:bCs w:val="0"/>
        </w:rPr>
        <w:t>选择的芯片为family=</w:t>
      </w:r>
      <w:r w:rsidR="00517C35">
        <w:rPr>
          <w:b w:val="0"/>
          <w:bCs w:val="0"/>
        </w:rPr>
        <w:t>C</w:t>
      </w:r>
      <w:r w:rsidR="00517C35">
        <w:rPr>
          <w:rFonts w:hint="eastAsia"/>
          <w:b w:val="0"/>
          <w:bCs w:val="0"/>
          <w:lang w:eastAsia="zh-CN"/>
        </w:rPr>
        <w:t>y</w:t>
      </w:r>
      <w:r w:rsidR="00517C35">
        <w:rPr>
          <w:b w:val="0"/>
          <w:bCs w:val="0"/>
        </w:rPr>
        <w:t>clone II</w:t>
      </w:r>
      <w:r w:rsidR="00517C35" w:rsidRPr="001B7418">
        <w:rPr>
          <w:rFonts w:hint="eastAsia"/>
          <w:b w:val="0"/>
          <w:bCs w:val="0"/>
        </w:rPr>
        <w:t>；name=EP</w:t>
      </w:r>
      <w:r w:rsidR="00517C35">
        <w:rPr>
          <w:b w:val="0"/>
          <w:bCs w:val="0"/>
        </w:rPr>
        <w:t>2C5T</w:t>
      </w:r>
      <w:r w:rsidR="00517C35" w:rsidRPr="001B7418">
        <w:rPr>
          <w:rFonts w:hint="eastAsia"/>
          <w:b w:val="0"/>
          <w:bCs w:val="0"/>
        </w:rPr>
        <w:t>144</w:t>
      </w:r>
      <w:r w:rsidR="00517C35">
        <w:rPr>
          <w:b w:val="0"/>
          <w:bCs w:val="0"/>
        </w:rPr>
        <w:t>C8</w:t>
      </w:r>
      <w:r w:rsidRPr="001B7418">
        <w:rPr>
          <w:rFonts w:hint="eastAsia"/>
          <w:b w:val="0"/>
          <w:bCs w:val="0"/>
        </w:rPr>
        <w:t>）</w:t>
      </w:r>
    </w:p>
    <w:p w14:paraId="285ECB18" w14:textId="2756A899" w:rsidR="0006260E" w:rsidRPr="00C52A4F" w:rsidRDefault="0006260E" w:rsidP="00C52A4F">
      <w:pPr>
        <w:adjustRightInd w:val="0"/>
        <w:snapToGrid w:val="0"/>
        <w:spacing w:line="312" w:lineRule="auto"/>
        <w:rPr>
          <w:rFonts w:hint="eastAsia"/>
          <w:szCs w:val="21"/>
        </w:rPr>
      </w:pPr>
      <w:bookmarkStart w:id="1" w:name="_Hlk120014630"/>
      <w:r w:rsidRPr="0006260E">
        <w:rPr>
          <w:rFonts w:hint="eastAsia"/>
          <w:szCs w:val="21"/>
        </w:rPr>
        <w:t>步骤：左上角</w:t>
      </w:r>
      <w:r w:rsidRPr="0006260E">
        <w:rPr>
          <w:rFonts w:hint="eastAsia"/>
          <w:szCs w:val="21"/>
        </w:rPr>
        <w:t xml:space="preserve"> file-&gt;New Project Wizard-&gt;</w:t>
      </w:r>
      <w:r w:rsidRPr="0006260E">
        <w:rPr>
          <w:rFonts w:hint="eastAsia"/>
          <w:szCs w:val="21"/>
        </w:rPr>
        <w:t>选择工程位置和工程名</w:t>
      </w:r>
      <w:r w:rsidRPr="0006260E">
        <w:rPr>
          <w:rFonts w:hint="eastAsia"/>
          <w:szCs w:val="21"/>
        </w:rPr>
        <w:t>-&gt;</w:t>
      </w:r>
      <w:r w:rsidRPr="0006260E">
        <w:rPr>
          <w:rFonts w:hint="eastAsia"/>
          <w:szCs w:val="21"/>
        </w:rPr>
        <w:t>选择芯片</w:t>
      </w:r>
      <w:r w:rsidRPr="0006260E">
        <w:rPr>
          <w:rFonts w:hint="eastAsia"/>
          <w:szCs w:val="21"/>
        </w:rPr>
        <w:t xml:space="preserve"> </w:t>
      </w:r>
      <w:r w:rsidR="00517C35">
        <w:rPr>
          <w:b/>
          <w:bCs/>
        </w:rPr>
        <w:t>C</w:t>
      </w:r>
      <w:r w:rsidR="00517C35">
        <w:rPr>
          <w:rFonts w:hint="eastAsia"/>
          <w:b/>
          <w:bCs/>
        </w:rPr>
        <w:t>y</w:t>
      </w:r>
      <w:r w:rsidR="00517C35">
        <w:rPr>
          <w:b/>
          <w:bCs/>
        </w:rPr>
        <w:t>clone II</w:t>
      </w:r>
      <w:r w:rsidRPr="0006260E">
        <w:rPr>
          <w:rFonts w:hint="eastAsia"/>
          <w:szCs w:val="21"/>
        </w:rPr>
        <w:t>，</w:t>
      </w:r>
      <w:r w:rsidRPr="0006260E">
        <w:rPr>
          <w:rFonts w:hint="eastAsia"/>
          <w:szCs w:val="21"/>
        </w:rPr>
        <w:t>available device</w:t>
      </w:r>
      <w:r w:rsidRPr="0006260E">
        <w:rPr>
          <w:rFonts w:hint="eastAsia"/>
          <w:szCs w:val="21"/>
        </w:rPr>
        <w:t>中选择</w:t>
      </w:r>
      <w:r w:rsidRPr="0006260E">
        <w:rPr>
          <w:rFonts w:hint="eastAsia"/>
          <w:szCs w:val="21"/>
        </w:rPr>
        <w:t xml:space="preserve"> </w:t>
      </w:r>
      <w:r w:rsidR="00517C35" w:rsidRPr="001B7418">
        <w:rPr>
          <w:rFonts w:hint="eastAsia"/>
          <w:b/>
          <w:bCs/>
        </w:rPr>
        <w:t>EP</w:t>
      </w:r>
      <w:r w:rsidR="00517C35">
        <w:rPr>
          <w:b/>
          <w:bCs/>
        </w:rPr>
        <w:t>2C5T</w:t>
      </w:r>
      <w:r w:rsidR="00517C35" w:rsidRPr="001B7418">
        <w:rPr>
          <w:rFonts w:hint="eastAsia"/>
          <w:b/>
          <w:bCs/>
        </w:rPr>
        <w:t>144</w:t>
      </w:r>
      <w:r w:rsidR="00517C35">
        <w:rPr>
          <w:b/>
          <w:bCs/>
        </w:rPr>
        <w:t>C8</w:t>
      </w:r>
      <w:r w:rsidR="00517C35">
        <w:rPr>
          <w:rFonts w:hint="eastAsia"/>
          <w:b/>
          <w:bCs/>
        </w:rPr>
        <w:t>-</w:t>
      </w:r>
      <w:r w:rsidRPr="0006260E">
        <w:rPr>
          <w:rFonts w:hint="eastAsia"/>
          <w:szCs w:val="21"/>
        </w:rPr>
        <w:t>&gt;</w:t>
      </w:r>
      <w:r w:rsidRPr="0006260E">
        <w:rPr>
          <w:rFonts w:hint="eastAsia"/>
          <w:szCs w:val="21"/>
        </w:rPr>
        <w:t>点击</w:t>
      </w:r>
      <w:r w:rsidRPr="0006260E">
        <w:rPr>
          <w:rFonts w:hint="eastAsia"/>
          <w:szCs w:val="21"/>
        </w:rPr>
        <w:t xml:space="preserve"> next-&gt;</w:t>
      </w:r>
      <w:r w:rsidRPr="0006260E">
        <w:rPr>
          <w:rFonts w:hint="eastAsia"/>
          <w:szCs w:val="21"/>
        </w:rPr>
        <w:t>最后点击</w:t>
      </w:r>
      <w:r w:rsidRPr="0006260E">
        <w:rPr>
          <w:rFonts w:hint="eastAsia"/>
          <w:szCs w:val="21"/>
        </w:rPr>
        <w:t xml:space="preserve"> finish </w:t>
      </w:r>
      <w:r w:rsidRPr="0006260E">
        <w:rPr>
          <w:rFonts w:hint="eastAsia"/>
          <w:szCs w:val="21"/>
        </w:rPr>
        <w:t>完成创建工程</w:t>
      </w:r>
      <w:bookmarkEnd w:id="1"/>
    </w:p>
    <w:p w14:paraId="57A228B7" w14:textId="77777777" w:rsidR="00FD67A6" w:rsidRPr="001B7418" w:rsidRDefault="00FD67A6" w:rsidP="001B7418">
      <w:pPr>
        <w:pStyle w:val="21"/>
        <w:rPr>
          <w:b w:val="0"/>
          <w:bCs w:val="0"/>
        </w:rPr>
      </w:pPr>
      <w:r w:rsidRPr="001B7418">
        <w:rPr>
          <w:b w:val="0"/>
          <w:bCs w:val="0"/>
        </w:rPr>
        <w:t xml:space="preserve">B) </w:t>
      </w:r>
      <w:r w:rsidRPr="001B7418">
        <w:rPr>
          <w:rFonts w:hint="eastAsia"/>
          <w:b w:val="0"/>
          <w:bCs w:val="0"/>
        </w:rPr>
        <w:t>编写源代码</w:t>
      </w:r>
    </w:p>
    <w:p w14:paraId="0300DBE3"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根据实验指导和要求实现的功能写出对应的</w:t>
      </w:r>
      <w:r w:rsidRPr="0006260E">
        <w:rPr>
          <w:rFonts w:hint="eastAsia"/>
          <w:szCs w:val="21"/>
        </w:rPr>
        <w:t xml:space="preserve"> Verilog </w:t>
      </w:r>
      <w:r w:rsidRPr="0006260E">
        <w:rPr>
          <w:rFonts w:hint="eastAsia"/>
          <w:szCs w:val="21"/>
        </w:rPr>
        <w:t>代码。</w:t>
      </w:r>
    </w:p>
    <w:p w14:paraId="53003A0D"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步骤：左上角</w:t>
      </w:r>
      <w:r w:rsidRPr="0006260E">
        <w:rPr>
          <w:rFonts w:hint="eastAsia"/>
          <w:szCs w:val="21"/>
        </w:rPr>
        <w:t xml:space="preserve"> file-&gt;new-&gt;Verilog hdl file-&gt;</w:t>
      </w:r>
      <w:r w:rsidRPr="0006260E">
        <w:rPr>
          <w:rFonts w:hint="eastAsia"/>
          <w:szCs w:val="21"/>
        </w:rPr>
        <w:t>编写代码（</w:t>
      </w:r>
      <w:proofErr w:type="gramStart"/>
      <w:r w:rsidRPr="0006260E">
        <w:rPr>
          <w:rFonts w:hint="eastAsia"/>
          <w:szCs w:val="21"/>
        </w:rPr>
        <w:t>模块名需与</w:t>
      </w:r>
      <w:proofErr w:type="gramEnd"/>
      <w:r w:rsidRPr="0006260E">
        <w:rPr>
          <w:rFonts w:hint="eastAsia"/>
          <w:szCs w:val="21"/>
        </w:rPr>
        <w:t>工程名一致）</w:t>
      </w:r>
      <w:r w:rsidRPr="0006260E">
        <w:rPr>
          <w:rFonts w:hint="eastAsia"/>
          <w:szCs w:val="21"/>
        </w:rPr>
        <w:t>-&gt;</w:t>
      </w:r>
      <w:r w:rsidRPr="0006260E">
        <w:rPr>
          <w:rFonts w:hint="eastAsia"/>
          <w:szCs w:val="21"/>
        </w:rPr>
        <w:t>编译成功后保存到工程文件中。</w:t>
      </w:r>
    </w:p>
    <w:p w14:paraId="4ABFF378" w14:textId="77777777" w:rsidR="00FD67A6" w:rsidRDefault="0006260E" w:rsidP="0006260E">
      <w:pPr>
        <w:adjustRightInd w:val="0"/>
        <w:snapToGrid w:val="0"/>
        <w:spacing w:line="312" w:lineRule="auto"/>
        <w:rPr>
          <w:szCs w:val="21"/>
        </w:rPr>
      </w:pPr>
      <w:r w:rsidRPr="0006260E">
        <w:rPr>
          <w:rFonts w:hint="eastAsia"/>
          <w:szCs w:val="21"/>
        </w:rPr>
        <w:t>代码截图：</w:t>
      </w:r>
    </w:p>
    <w:p w14:paraId="40EC1EE8" w14:textId="55B8D394" w:rsidR="0006260E" w:rsidRPr="00C52A4F" w:rsidRDefault="00904F7D" w:rsidP="0006260E">
      <w:pPr>
        <w:adjustRightInd w:val="0"/>
        <w:snapToGrid w:val="0"/>
        <w:spacing w:line="312" w:lineRule="auto"/>
        <w:rPr>
          <w:rFonts w:hint="eastAsia"/>
          <w:szCs w:val="21"/>
        </w:rPr>
      </w:pPr>
      <w:r w:rsidRPr="00517C35">
        <w:rPr>
          <w:noProof/>
          <w:szCs w:val="21"/>
        </w:rPr>
        <w:drawing>
          <wp:inline distT="0" distB="0" distL="0" distR="0" wp14:anchorId="21B5AA03" wp14:editId="7F0AA069">
            <wp:extent cx="3503930" cy="2304415"/>
            <wp:effectExtent l="0" t="0" r="0" b="0"/>
            <wp:docPr id="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3930" cy="2304415"/>
                    </a:xfrm>
                    <a:prstGeom prst="rect">
                      <a:avLst/>
                    </a:prstGeom>
                    <a:noFill/>
                    <a:ln>
                      <a:noFill/>
                    </a:ln>
                  </pic:spPr>
                </pic:pic>
              </a:graphicData>
            </a:graphic>
          </wp:inline>
        </w:drawing>
      </w:r>
    </w:p>
    <w:p w14:paraId="3D6A7BBB" w14:textId="77777777" w:rsidR="00FD67A6" w:rsidRPr="00C52A4F" w:rsidRDefault="00FD67A6" w:rsidP="00C52A4F">
      <w:pPr>
        <w:adjustRightInd w:val="0"/>
        <w:snapToGrid w:val="0"/>
        <w:spacing w:line="312" w:lineRule="auto"/>
        <w:rPr>
          <w:szCs w:val="21"/>
        </w:rPr>
      </w:pPr>
    </w:p>
    <w:p w14:paraId="3919796B" w14:textId="77777777" w:rsidR="00FD67A6" w:rsidRPr="00C52A4F" w:rsidRDefault="00FD67A6" w:rsidP="00C52A4F">
      <w:pPr>
        <w:pStyle w:val="21"/>
        <w:rPr>
          <w:rFonts w:hint="eastAsia"/>
          <w:b w:val="0"/>
          <w:bCs w:val="0"/>
        </w:rPr>
      </w:pPr>
      <w:r w:rsidRPr="001B7418">
        <w:rPr>
          <w:b w:val="0"/>
          <w:bCs w:val="0"/>
        </w:rPr>
        <w:t>C)</w:t>
      </w:r>
      <w:r w:rsidRPr="001B7418">
        <w:rPr>
          <w:rFonts w:hint="eastAsia"/>
          <w:b w:val="0"/>
          <w:bCs w:val="0"/>
        </w:rPr>
        <w:t xml:space="preserve"> 编译与调试（包含编译调试过程中的错误、警告信息以及资源消耗）</w:t>
      </w:r>
    </w:p>
    <w:p w14:paraId="2153D876"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确定源代码文件为当前工程文件，点击【</w:t>
      </w:r>
      <w:r w:rsidRPr="0006260E">
        <w:rPr>
          <w:rFonts w:hint="eastAsia"/>
          <w:szCs w:val="21"/>
        </w:rPr>
        <w:t>processing</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start compilation</w:t>
      </w:r>
      <w:r w:rsidRPr="0006260E">
        <w:rPr>
          <w:rFonts w:hint="eastAsia"/>
          <w:szCs w:val="21"/>
        </w:rPr>
        <w:t>】进行文件编译，编译成功，保存文件。</w:t>
      </w:r>
    </w:p>
    <w:p w14:paraId="28A3F17F"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无错误。</w:t>
      </w:r>
    </w:p>
    <w:p w14:paraId="34746BAE" w14:textId="61C1372E" w:rsidR="00FD67A6" w:rsidRDefault="0006260E" w:rsidP="0006260E">
      <w:pPr>
        <w:adjustRightInd w:val="0"/>
        <w:snapToGrid w:val="0"/>
        <w:spacing w:line="312" w:lineRule="auto"/>
        <w:rPr>
          <w:szCs w:val="21"/>
        </w:rPr>
      </w:pPr>
      <w:r w:rsidRPr="0006260E">
        <w:rPr>
          <w:rFonts w:hint="eastAsia"/>
          <w:szCs w:val="21"/>
        </w:rPr>
        <w:t>警告信息：</w:t>
      </w:r>
    </w:p>
    <w:p w14:paraId="4ECB6827" w14:textId="532BBA0A" w:rsidR="00517C35" w:rsidRPr="00C52A4F" w:rsidRDefault="00904F7D" w:rsidP="0006260E">
      <w:pPr>
        <w:adjustRightInd w:val="0"/>
        <w:snapToGrid w:val="0"/>
        <w:spacing w:line="312" w:lineRule="auto"/>
        <w:rPr>
          <w:rFonts w:hint="eastAsia"/>
          <w:szCs w:val="21"/>
        </w:rPr>
      </w:pPr>
      <w:r w:rsidRPr="00517C35">
        <w:rPr>
          <w:noProof/>
          <w:szCs w:val="21"/>
        </w:rPr>
        <w:drawing>
          <wp:inline distT="0" distB="0" distL="0" distR="0" wp14:anchorId="069902C3" wp14:editId="360CD0A2">
            <wp:extent cx="5273675" cy="701675"/>
            <wp:effectExtent l="0" t="0" r="0" b="0"/>
            <wp:docPr id="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701675"/>
                    </a:xfrm>
                    <a:prstGeom prst="rect">
                      <a:avLst/>
                    </a:prstGeom>
                    <a:noFill/>
                    <a:ln>
                      <a:noFill/>
                    </a:ln>
                  </pic:spPr>
                </pic:pic>
              </a:graphicData>
            </a:graphic>
          </wp:inline>
        </w:drawing>
      </w:r>
    </w:p>
    <w:p w14:paraId="7153C42E" w14:textId="77777777" w:rsidR="00FD67A6" w:rsidRDefault="0006260E" w:rsidP="00C52A4F">
      <w:pPr>
        <w:adjustRightInd w:val="0"/>
        <w:snapToGrid w:val="0"/>
        <w:spacing w:line="312" w:lineRule="auto"/>
        <w:rPr>
          <w:szCs w:val="21"/>
        </w:rPr>
      </w:pPr>
      <w:r w:rsidRPr="0006260E">
        <w:rPr>
          <w:rFonts w:hint="eastAsia"/>
          <w:szCs w:val="21"/>
        </w:rPr>
        <w:t>资源消耗：</w:t>
      </w:r>
    </w:p>
    <w:p w14:paraId="359A0DFA" w14:textId="40A8A6D4" w:rsidR="00FD67A6" w:rsidRPr="00C52A4F" w:rsidRDefault="00904F7D" w:rsidP="00C52A4F">
      <w:pPr>
        <w:adjustRightInd w:val="0"/>
        <w:snapToGrid w:val="0"/>
        <w:spacing w:line="312" w:lineRule="auto"/>
        <w:rPr>
          <w:rFonts w:hint="eastAsia"/>
          <w:szCs w:val="21"/>
        </w:rPr>
      </w:pPr>
      <w:r w:rsidRPr="00517C35">
        <w:rPr>
          <w:noProof/>
          <w:szCs w:val="21"/>
        </w:rPr>
        <w:lastRenderedPageBreak/>
        <w:drawing>
          <wp:inline distT="0" distB="0" distL="0" distR="0" wp14:anchorId="1678EC66" wp14:editId="4A191E35">
            <wp:extent cx="5278120" cy="2870200"/>
            <wp:effectExtent l="0" t="0" r="0" b="0"/>
            <wp:docPr id="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870200"/>
                    </a:xfrm>
                    <a:prstGeom prst="rect">
                      <a:avLst/>
                    </a:prstGeom>
                    <a:noFill/>
                    <a:ln>
                      <a:noFill/>
                    </a:ln>
                  </pic:spPr>
                </pic:pic>
              </a:graphicData>
            </a:graphic>
          </wp:inline>
        </w:drawing>
      </w:r>
    </w:p>
    <w:p w14:paraId="7216EDA2" w14:textId="77777777" w:rsidR="00FD67A6" w:rsidRPr="001B7418" w:rsidRDefault="00FD67A6" w:rsidP="001B7418">
      <w:pPr>
        <w:pStyle w:val="21"/>
        <w:rPr>
          <w:b w:val="0"/>
          <w:bCs w:val="0"/>
        </w:rPr>
      </w:pPr>
      <w:r w:rsidRPr="001B7418">
        <w:rPr>
          <w:b w:val="0"/>
          <w:bCs w:val="0"/>
        </w:rPr>
        <w:t>D) RTL</w:t>
      </w:r>
      <w:r w:rsidRPr="001B7418">
        <w:rPr>
          <w:rFonts w:hint="eastAsia"/>
          <w:b w:val="0"/>
          <w:bCs w:val="0"/>
        </w:rPr>
        <w:t>视图</w:t>
      </w:r>
    </w:p>
    <w:p w14:paraId="74A75A6E" w14:textId="1115E7BA" w:rsidR="00FD67A6" w:rsidRPr="00C52A4F" w:rsidRDefault="00904F7D" w:rsidP="00C52A4F">
      <w:pPr>
        <w:adjustRightInd w:val="0"/>
        <w:snapToGrid w:val="0"/>
        <w:spacing w:line="312" w:lineRule="auto"/>
        <w:rPr>
          <w:rFonts w:hint="eastAsia"/>
          <w:szCs w:val="21"/>
        </w:rPr>
      </w:pPr>
      <w:r w:rsidRPr="00517C35">
        <w:rPr>
          <w:noProof/>
          <w:szCs w:val="21"/>
        </w:rPr>
        <w:drawing>
          <wp:inline distT="0" distB="0" distL="0" distR="0" wp14:anchorId="5BCDD2ED" wp14:editId="05CC7E4C">
            <wp:extent cx="5273675" cy="5133340"/>
            <wp:effectExtent l="0" t="0" r="0" b="0"/>
            <wp:docPr id="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5133340"/>
                    </a:xfrm>
                    <a:prstGeom prst="rect">
                      <a:avLst/>
                    </a:prstGeom>
                    <a:noFill/>
                    <a:ln>
                      <a:noFill/>
                    </a:ln>
                  </pic:spPr>
                </pic:pic>
              </a:graphicData>
            </a:graphic>
          </wp:inline>
        </w:drawing>
      </w:r>
      <w:r w:rsidR="00517C35" w:rsidRPr="00517C35">
        <w:rPr>
          <w:noProof/>
        </w:rPr>
        <w:t xml:space="preserve"> </w:t>
      </w:r>
      <w:r w:rsidRPr="00517C35">
        <w:rPr>
          <w:noProof/>
          <w:szCs w:val="21"/>
        </w:rPr>
        <w:lastRenderedPageBreak/>
        <w:drawing>
          <wp:inline distT="0" distB="0" distL="0" distR="0" wp14:anchorId="71A623A1" wp14:editId="2424C748">
            <wp:extent cx="5273675" cy="6513830"/>
            <wp:effectExtent l="0" t="0" r="0" b="0"/>
            <wp:docPr id="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6513830"/>
                    </a:xfrm>
                    <a:prstGeom prst="rect">
                      <a:avLst/>
                    </a:prstGeom>
                    <a:noFill/>
                    <a:ln>
                      <a:noFill/>
                    </a:ln>
                  </pic:spPr>
                </pic:pic>
              </a:graphicData>
            </a:graphic>
          </wp:inline>
        </w:drawing>
      </w:r>
    </w:p>
    <w:p w14:paraId="53453475"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视图分析及结论：</w:t>
      </w:r>
    </w:p>
    <w:p w14:paraId="3CAE6C8A" w14:textId="5FCD51DC" w:rsidR="0006260E" w:rsidRPr="0006260E" w:rsidRDefault="00517C35" w:rsidP="0006260E">
      <w:pPr>
        <w:adjustRightInd w:val="0"/>
        <w:snapToGrid w:val="0"/>
        <w:spacing w:line="312" w:lineRule="auto"/>
        <w:rPr>
          <w:szCs w:val="21"/>
        </w:rPr>
      </w:pPr>
      <w:r>
        <w:rPr>
          <w:rFonts w:eastAsia="仿宋_GB2312" w:hint="eastAsia"/>
          <w:szCs w:val="21"/>
        </w:rPr>
        <w:t>视图</w:t>
      </w:r>
      <w:r w:rsidRPr="00F45B39">
        <w:rPr>
          <w:rFonts w:eastAsia="仿宋_GB2312" w:hint="eastAsia"/>
          <w:szCs w:val="21"/>
        </w:rPr>
        <w:t>分析：</w:t>
      </w:r>
      <w:r>
        <w:rPr>
          <w:rFonts w:ascii="Arial" w:hAnsi="Arial" w:cs="Arial"/>
          <w:color w:val="4D4D4D"/>
          <w:shd w:val="clear" w:color="auto" w:fill="FFFFFF"/>
        </w:rPr>
        <w:t>通过观察</w:t>
      </w:r>
      <w:r>
        <w:rPr>
          <w:rFonts w:ascii="Arial" w:hAnsi="Arial" w:cs="Arial"/>
          <w:color w:val="4D4D4D"/>
          <w:shd w:val="clear" w:color="auto" w:fill="FFFFFF"/>
        </w:rPr>
        <w:t xml:space="preserve"> RTL </w:t>
      </w:r>
      <w:r>
        <w:rPr>
          <w:rFonts w:ascii="Arial" w:hAnsi="Arial" w:cs="Arial"/>
          <w:color w:val="4D4D4D"/>
          <w:shd w:val="clear" w:color="auto" w:fill="FFFFFF"/>
        </w:rPr>
        <w:t>视图可知：左侧为输入，右侧为输入，电路中有很多的元器件进行连接，如：含有多路复用器，输入信号包括控制信号</w:t>
      </w:r>
      <w:r>
        <w:rPr>
          <w:rFonts w:ascii="Arial" w:hAnsi="Arial" w:cs="Arial"/>
          <w:color w:val="4D4D4D"/>
          <w:shd w:val="clear" w:color="auto" w:fill="FFFFFF"/>
        </w:rPr>
        <w:t xml:space="preserve"> s </w:t>
      </w:r>
      <w:r>
        <w:rPr>
          <w:rFonts w:ascii="Arial" w:hAnsi="Arial" w:cs="Arial"/>
          <w:color w:val="4D4D4D"/>
          <w:shd w:val="clear" w:color="auto" w:fill="FFFFFF"/>
        </w:rPr>
        <w:t>以及</w:t>
      </w:r>
      <w:r>
        <w:rPr>
          <w:rFonts w:ascii="Arial" w:hAnsi="Arial" w:cs="Arial"/>
          <w:color w:val="4D4D4D"/>
          <w:shd w:val="clear" w:color="auto" w:fill="FFFFFF"/>
        </w:rPr>
        <w:t xml:space="preserve"> 8 </w:t>
      </w:r>
      <w:r>
        <w:rPr>
          <w:rFonts w:ascii="Arial" w:hAnsi="Arial" w:cs="Arial"/>
          <w:color w:val="4D4D4D"/>
          <w:shd w:val="clear" w:color="auto" w:fill="FFFFFF"/>
        </w:rPr>
        <w:t>位数字信号</w:t>
      </w:r>
      <w:r>
        <w:rPr>
          <w:rFonts w:ascii="Arial" w:hAnsi="Arial" w:cs="Arial"/>
          <w:color w:val="4D4D4D"/>
          <w:shd w:val="clear" w:color="auto" w:fill="FFFFFF"/>
        </w:rPr>
        <w:t xml:space="preserve"> a</w:t>
      </w:r>
      <w:r>
        <w:rPr>
          <w:rFonts w:ascii="Arial" w:hAnsi="Arial" w:cs="Arial"/>
          <w:color w:val="4D4D4D"/>
          <w:shd w:val="clear" w:color="auto" w:fill="FFFFFF"/>
        </w:rPr>
        <w:t>、</w:t>
      </w:r>
      <w:r>
        <w:rPr>
          <w:rFonts w:ascii="Arial" w:hAnsi="Arial" w:cs="Arial"/>
          <w:color w:val="4D4D4D"/>
          <w:shd w:val="clear" w:color="auto" w:fill="FFFFFF"/>
        </w:rPr>
        <w:t>b</w:t>
      </w:r>
      <w:r>
        <w:rPr>
          <w:rFonts w:ascii="Arial" w:hAnsi="Arial" w:cs="Arial"/>
          <w:color w:val="4D4D4D"/>
          <w:shd w:val="clear" w:color="auto" w:fill="FFFFFF"/>
        </w:rPr>
        <w:t>，输出信号为</w:t>
      </w:r>
      <w:r>
        <w:rPr>
          <w:rFonts w:ascii="Arial" w:hAnsi="Arial" w:cs="Arial"/>
          <w:color w:val="4D4D4D"/>
          <w:shd w:val="clear" w:color="auto" w:fill="FFFFFF"/>
        </w:rPr>
        <w:t xml:space="preserve"> s </w:t>
      </w:r>
      <w:r>
        <w:rPr>
          <w:rFonts w:ascii="Arial" w:hAnsi="Arial" w:cs="Arial"/>
          <w:color w:val="4D4D4D"/>
          <w:shd w:val="clear" w:color="auto" w:fill="FFFFFF"/>
        </w:rPr>
        <w:t>对</w:t>
      </w:r>
      <w:r>
        <w:rPr>
          <w:rFonts w:ascii="Arial" w:hAnsi="Arial" w:cs="Arial"/>
          <w:color w:val="4D4D4D"/>
          <w:shd w:val="clear" w:color="auto" w:fill="FFFFFF"/>
        </w:rPr>
        <w:t xml:space="preserve"> a</w:t>
      </w:r>
      <w:r>
        <w:rPr>
          <w:rFonts w:ascii="Arial" w:hAnsi="Arial" w:cs="Arial"/>
          <w:color w:val="4D4D4D"/>
          <w:shd w:val="clear" w:color="auto" w:fill="FFFFFF"/>
        </w:rPr>
        <w:t>、</w:t>
      </w:r>
      <w:r>
        <w:rPr>
          <w:rFonts w:ascii="Arial" w:hAnsi="Arial" w:cs="Arial"/>
          <w:color w:val="4D4D4D"/>
          <w:shd w:val="clear" w:color="auto" w:fill="FFFFFF"/>
        </w:rPr>
        <w:t xml:space="preserve">b </w:t>
      </w:r>
      <w:r>
        <w:rPr>
          <w:rFonts w:ascii="Arial" w:hAnsi="Arial" w:cs="Arial"/>
          <w:color w:val="4D4D4D"/>
          <w:shd w:val="clear" w:color="auto" w:fill="FFFFFF"/>
        </w:rPr>
        <w:t>信号的选择，各个输出端口以及输入端口由导线相连接。</w:t>
      </w:r>
    </w:p>
    <w:p w14:paraId="0A86AD59" w14:textId="77777777" w:rsidR="00FD67A6" w:rsidRPr="00C52A4F" w:rsidRDefault="0006260E" w:rsidP="0006260E">
      <w:pPr>
        <w:adjustRightInd w:val="0"/>
        <w:snapToGrid w:val="0"/>
        <w:spacing w:line="312" w:lineRule="auto"/>
        <w:rPr>
          <w:szCs w:val="21"/>
        </w:rPr>
      </w:pPr>
      <w:r w:rsidRPr="0006260E">
        <w:rPr>
          <w:rFonts w:hint="eastAsia"/>
          <w:szCs w:val="21"/>
        </w:rPr>
        <w:t>结论：移位逻辑功能需要经过</w:t>
      </w:r>
      <w:proofErr w:type="gramStart"/>
      <w:r w:rsidRPr="0006260E">
        <w:rPr>
          <w:rFonts w:hint="eastAsia"/>
          <w:szCs w:val="21"/>
        </w:rPr>
        <w:t>多重门</w:t>
      </w:r>
      <w:proofErr w:type="gramEnd"/>
      <w:r w:rsidRPr="0006260E">
        <w:rPr>
          <w:rFonts w:hint="eastAsia"/>
          <w:szCs w:val="21"/>
        </w:rPr>
        <w:t>的处理后才能实现，其内部原理结构图十分复杂。</w:t>
      </w:r>
    </w:p>
    <w:p w14:paraId="6BB4E02F" w14:textId="77777777" w:rsidR="00FD67A6" w:rsidRPr="00C52A4F" w:rsidRDefault="00FD67A6" w:rsidP="00C52A4F">
      <w:pPr>
        <w:adjustRightInd w:val="0"/>
        <w:snapToGrid w:val="0"/>
        <w:spacing w:line="312" w:lineRule="auto"/>
        <w:rPr>
          <w:rFonts w:hint="eastAsia"/>
          <w:szCs w:val="21"/>
        </w:rPr>
      </w:pPr>
    </w:p>
    <w:p w14:paraId="15095567" w14:textId="77777777" w:rsidR="00FD67A6" w:rsidRPr="001B7418" w:rsidRDefault="00FD67A6" w:rsidP="001B7418">
      <w:pPr>
        <w:pStyle w:val="21"/>
        <w:rPr>
          <w:b w:val="0"/>
          <w:bCs w:val="0"/>
        </w:rPr>
      </w:pPr>
      <w:r w:rsidRPr="001B7418">
        <w:rPr>
          <w:b w:val="0"/>
          <w:bCs w:val="0"/>
        </w:rPr>
        <w:t xml:space="preserve">E) </w:t>
      </w:r>
      <w:r w:rsidRPr="001B7418">
        <w:rPr>
          <w:rFonts w:hint="eastAsia"/>
          <w:b w:val="0"/>
          <w:bCs w:val="0"/>
        </w:rPr>
        <w:t>功能仿真波形</w:t>
      </w:r>
    </w:p>
    <w:p w14:paraId="221DFA4E" w14:textId="77777777" w:rsidR="0006260E" w:rsidRPr="0006260E" w:rsidRDefault="0006260E" w:rsidP="0006260E">
      <w:pPr>
        <w:adjustRightInd w:val="0"/>
        <w:snapToGrid w:val="0"/>
        <w:spacing w:line="312" w:lineRule="auto"/>
        <w:rPr>
          <w:rFonts w:hint="eastAsia"/>
          <w:szCs w:val="21"/>
        </w:rPr>
      </w:pPr>
      <w:r w:rsidRPr="0006260E">
        <w:rPr>
          <w:rFonts w:hint="eastAsia"/>
          <w:szCs w:val="21"/>
        </w:rPr>
        <w:t>步骤：新建一个</w:t>
      </w:r>
      <w:r w:rsidRPr="0006260E">
        <w:rPr>
          <w:rFonts w:hint="eastAsia"/>
          <w:szCs w:val="21"/>
        </w:rPr>
        <w:t>vector waveform file</w:t>
      </w:r>
      <w:r w:rsidRPr="0006260E">
        <w:rPr>
          <w:rFonts w:hint="eastAsia"/>
          <w:szCs w:val="21"/>
        </w:rPr>
        <w:t>。通过操作：右击</w:t>
      </w:r>
      <w:r w:rsidRPr="0006260E">
        <w:rPr>
          <w:rFonts w:hint="eastAsia"/>
          <w:szCs w:val="21"/>
        </w:rPr>
        <w:t xml:space="preserve"> -</w:t>
      </w:r>
      <w:r w:rsidRPr="0006260E">
        <w:rPr>
          <w:rFonts w:hint="eastAsia"/>
          <w:szCs w:val="21"/>
        </w:rPr>
        <w:t>【</w:t>
      </w:r>
      <w:r w:rsidRPr="0006260E">
        <w:rPr>
          <w:rFonts w:hint="eastAsia"/>
          <w:szCs w:val="21"/>
        </w:rPr>
        <w:t>insert</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insert node or bus</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node finder</w:t>
      </w:r>
      <w:r w:rsidRPr="0006260E">
        <w:rPr>
          <w:rFonts w:hint="eastAsia"/>
          <w:szCs w:val="21"/>
        </w:rPr>
        <w:t>】（</w:t>
      </w:r>
      <w:r w:rsidRPr="0006260E">
        <w:rPr>
          <w:rFonts w:hint="eastAsia"/>
          <w:szCs w:val="21"/>
        </w:rPr>
        <w:t>pins=all</w:t>
      </w:r>
      <w:r w:rsidRPr="0006260E">
        <w:rPr>
          <w:rFonts w:hint="eastAsia"/>
          <w:szCs w:val="21"/>
        </w:rPr>
        <w:t>；【</w:t>
      </w:r>
      <w:r w:rsidRPr="0006260E">
        <w:rPr>
          <w:rFonts w:hint="eastAsia"/>
          <w:szCs w:val="21"/>
        </w:rPr>
        <w:t>list</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&gt;&gt;</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ok</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ok</w:t>
      </w:r>
      <w:r w:rsidRPr="0006260E">
        <w:rPr>
          <w:rFonts w:hint="eastAsia"/>
          <w:szCs w:val="21"/>
        </w:rPr>
        <w:t>】，在【</w:t>
      </w:r>
      <w:r w:rsidRPr="0006260E">
        <w:rPr>
          <w:rFonts w:hint="eastAsia"/>
          <w:szCs w:val="21"/>
        </w:rPr>
        <w:t>assignments</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setting</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simulator settings</w:t>
      </w:r>
      <w:r w:rsidRPr="0006260E">
        <w:rPr>
          <w:rFonts w:hint="eastAsia"/>
          <w:szCs w:val="21"/>
        </w:rPr>
        <w:t>】</w:t>
      </w:r>
      <w:r w:rsidRPr="0006260E">
        <w:rPr>
          <w:rFonts w:hint="eastAsia"/>
          <w:szCs w:val="21"/>
        </w:rPr>
        <w:t>-</w:t>
      </w:r>
      <w:r w:rsidRPr="0006260E">
        <w:rPr>
          <w:rFonts w:hint="eastAsia"/>
          <w:szCs w:val="21"/>
        </w:rPr>
        <w:t>【</w:t>
      </w:r>
      <w:r w:rsidRPr="0006260E">
        <w:rPr>
          <w:rFonts w:hint="eastAsia"/>
          <w:szCs w:val="21"/>
        </w:rPr>
        <w:t>simulation mode</w:t>
      </w:r>
      <w:r w:rsidRPr="0006260E">
        <w:rPr>
          <w:rFonts w:hint="eastAsia"/>
          <w:szCs w:val="21"/>
        </w:rPr>
        <w:t>】中，将</w:t>
      </w:r>
      <w:r w:rsidRPr="0006260E">
        <w:rPr>
          <w:rFonts w:hint="eastAsia"/>
          <w:szCs w:val="21"/>
        </w:rPr>
        <w:t xml:space="preserve"> timing </w:t>
      </w:r>
      <w:r w:rsidRPr="0006260E">
        <w:rPr>
          <w:rFonts w:hint="eastAsia"/>
          <w:szCs w:val="21"/>
        </w:rPr>
        <w:t>修改为</w:t>
      </w:r>
      <w:r w:rsidRPr="0006260E">
        <w:rPr>
          <w:rFonts w:hint="eastAsia"/>
          <w:szCs w:val="21"/>
        </w:rPr>
        <w:t>functional</w:t>
      </w:r>
      <w:r w:rsidRPr="0006260E">
        <w:rPr>
          <w:rFonts w:hint="eastAsia"/>
          <w:szCs w:val="21"/>
        </w:rPr>
        <w:t>，然后再点击【</w:t>
      </w:r>
      <w:r w:rsidRPr="0006260E">
        <w:rPr>
          <w:rFonts w:hint="eastAsia"/>
          <w:szCs w:val="21"/>
        </w:rPr>
        <w:t>processing</w:t>
      </w:r>
      <w:r w:rsidRPr="0006260E">
        <w:rPr>
          <w:rFonts w:hint="eastAsia"/>
          <w:szCs w:val="21"/>
        </w:rPr>
        <w:t>】</w:t>
      </w:r>
      <w:r w:rsidRPr="0006260E">
        <w:rPr>
          <w:rFonts w:hint="eastAsia"/>
          <w:szCs w:val="21"/>
        </w:rPr>
        <w:t>-</w:t>
      </w:r>
      <w:r w:rsidRPr="0006260E">
        <w:rPr>
          <w:rFonts w:hint="eastAsia"/>
          <w:szCs w:val="21"/>
        </w:rPr>
        <w:lastRenderedPageBreak/>
        <w:t>【</w:t>
      </w:r>
      <w:r w:rsidRPr="0006260E">
        <w:rPr>
          <w:rFonts w:hint="eastAsia"/>
          <w:szCs w:val="21"/>
        </w:rPr>
        <w:t>Generate Functional Simulation Netlist</w:t>
      </w:r>
      <w:r w:rsidRPr="0006260E">
        <w:rPr>
          <w:rFonts w:hint="eastAsia"/>
          <w:szCs w:val="21"/>
        </w:rPr>
        <w:t>】，接着设置输入波形，成功后点击【</w:t>
      </w:r>
      <w:r w:rsidRPr="0006260E">
        <w:rPr>
          <w:rFonts w:hint="eastAsia"/>
          <w:szCs w:val="21"/>
        </w:rPr>
        <w:t>start simulation</w:t>
      </w:r>
      <w:r w:rsidRPr="0006260E">
        <w:rPr>
          <w:rFonts w:hint="eastAsia"/>
          <w:szCs w:val="21"/>
        </w:rPr>
        <w:t>】开始仿真，查看输出功能仿真波形图。</w:t>
      </w:r>
    </w:p>
    <w:p w14:paraId="73184A6A" w14:textId="77777777" w:rsidR="00FD67A6" w:rsidRDefault="0006260E" w:rsidP="0006260E">
      <w:pPr>
        <w:adjustRightInd w:val="0"/>
        <w:snapToGrid w:val="0"/>
        <w:spacing w:line="312" w:lineRule="auto"/>
        <w:rPr>
          <w:szCs w:val="21"/>
        </w:rPr>
      </w:pPr>
      <w:r w:rsidRPr="0006260E">
        <w:rPr>
          <w:rFonts w:hint="eastAsia"/>
          <w:szCs w:val="21"/>
        </w:rPr>
        <w:t>功能仿真波形图：</w:t>
      </w:r>
    </w:p>
    <w:p w14:paraId="05EBBAAC" w14:textId="1D69F471" w:rsidR="00FD67A6" w:rsidRPr="00C52A4F" w:rsidRDefault="00904F7D" w:rsidP="00C52A4F">
      <w:pPr>
        <w:adjustRightInd w:val="0"/>
        <w:snapToGrid w:val="0"/>
        <w:spacing w:line="312" w:lineRule="auto"/>
        <w:rPr>
          <w:rFonts w:hint="eastAsia"/>
          <w:szCs w:val="21"/>
        </w:rPr>
      </w:pPr>
      <w:r w:rsidRPr="00517C35">
        <w:rPr>
          <w:noProof/>
          <w:szCs w:val="21"/>
        </w:rPr>
        <w:drawing>
          <wp:inline distT="0" distB="0" distL="0" distR="0" wp14:anchorId="2DC97A60" wp14:editId="6516C83E">
            <wp:extent cx="5269230" cy="1769745"/>
            <wp:effectExtent l="0" t="0" r="0" b="0"/>
            <wp:docPr id="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1769745"/>
                    </a:xfrm>
                    <a:prstGeom prst="rect">
                      <a:avLst/>
                    </a:prstGeom>
                    <a:noFill/>
                    <a:ln>
                      <a:noFill/>
                    </a:ln>
                  </pic:spPr>
                </pic:pic>
              </a:graphicData>
            </a:graphic>
          </wp:inline>
        </w:drawing>
      </w:r>
    </w:p>
    <w:p w14:paraId="3F651D32" w14:textId="77777777" w:rsidR="00FD67A6" w:rsidRDefault="00FD67A6" w:rsidP="00FD67A6">
      <w:pPr>
        <w:adjustRightInd w:val="0"/>
        <w:snapToGrid w:val="0"/>
        <w:rPr>
          <w:rFonts w:eastAsia="仿宋_GB2312"/>
          <w:szCs w:val="21"/>
        </w:rPr>
      </w:pPr>
      <w:r>
        <w:rPr>
          <w:rFonts w:eastAsia="仿宋_GB2312" w:hint="eastAsia"/>
          <w:szCs w:val="21"/>
        </w:rPr>
        <w:t>结果分析及结论：</w:t>
      </w:r>
    </w:p>
    <w:p w14:paraId="6E5B04D7" w14:textId="77777777" w:rsidR="00517C35" w:rsidRPr="00517C35" w:rsidRDefault="0006260E" w:rsidP="00517C35">
      <w:pPr>
        <w:adjustRightInd w:val="0"/>
        <w:snapToGrid w:val="0"/>
        <w:spacing w:line="312" w:lineRule="auto"/>
        <w:rPr>
          <w:szCs w:val="21"/>
        </w:rPr>
      </w:pPr>
      <w:r w:rsidRPr="0006260E">
        <w:rPr>
          <w:rFonts w:hint="eastAsia"/>
          <w:szCs w:val="21"/>
        </w:rPr>
        <w:t>结果分析：</w:t>
      </w:r>
      <w:r w:rsidR="00517C35" w:rsidRPr="00517C35">
        <w:rPr>
          <w:szCs w:val="21"/>
        </w:rPr>
        <w:t>功能仿真是指不考虑器件延时和布线延时的理想情况下对源代码进行逻辑功能的验证。由仿真波形可得，对于输入状态的变化，输出结果实时变化，没有延迟，其结果与电路设计的真值表的结果相对应。</w:t>
      </w:r>
    </w:p>
    <w:p w14:paraId="34D5B155" w14:textId="77777777" w:rsidR="00517C35" w:rsidRPr="00517C35" w:rsidRDefault="00517C35" w:rsidP="00517C35">
      <w:pPr>
        <w:adjustRightInd w:val="0"/>
        <w:snapToGrid w:val="0"/>
        <w:spacing w:line="312" w:lineRule="auto"/>
        <w:rPr>
          <w:szCs w:val="21"/>
        </w:rPr>
      </w:pPr>
      <w:r w:rsidRPr="00517C35">
        <w:rPr>
          <w:szCs w:val="21"/>
        </w:rPr>
        <w:t>当</w:t>
      </w:r>
      <w:r w:rsidRPr="00517C35">
        <w:rPr>
          <w:szCs w:val="21"/>
        </w:rPr>
        <w:t xml:space="preserve"> s=0 </w:t>
      </w:r>
      <w:r w:rsidRPr="00517C35">
        <w:rPr>
          <w:szCs w:val="21"/>
        </w:rPr>
        <w:t>时，输出</w:t>
      </w:r>
      <w:r w:rsidRPr="00517C35">
        <w:rPr>
          <w:szCs w:val="21"/>
        </w:rPr>
        <w:t xml:space="preserve"> t=a;</w:t>
      </w:r>
    </w:p>
    <w:p w14:paraId="0500C740" w14:textId="77777777" w:rsidR="00517C35" w:rsidRPr="00517C35" w:rsidRDefault="00517C35" w:rsidP="00517C35">
      <w:pPr>
        <w:adjustRightInd w:val="0"/>
        <w:snapToGrid w:val="0"/>
        <w:spacing w:line="312" w:lineRule="auto"/>
        <w:rPr>
          <w:szCs w:val="21"/>
        </w:rPr>
      </w:pPr>
      <w:r w:rsidRPr="00517C35">
        <w:rPr>
          <w:szCs w:val="21"/>
        </w:rPr>
        <w:t>当</w:t>
      </w:r>
      <w:r w:rsidRPr="00517C35">
        <w:rPr>
          <w:szCs w:val="21"/>
        </w:rPr>
        <w:t xml:space="preserve"> s=1 </w:t>
      </w:r>
      <w:r w:rsidRPr="00517C35">
        <w:rPr>
          <w:szCs w:val="21"/>
        </w:rPr>
        <w:t>时，输出</w:t>
      </w:r>
      <w:r w:rsidRPr="00517C35">
        <w:rPr>
          <w:szCs w:val="21"/>
        </w:rPr>
        <w:t xml:space="preserve"> y=b</w:t>
      </w:r>
      <w:r w:rsidRPr="00517C35">
        <w:rPr>
          <w:szCs w:val="21"/>
        </w:rPr>
        <w:t>；</w:t>
      </w:r>
    </w:p>
    <w:p w14:paraId="49DBB6CB" w14:textId="09E88CAA" w:rsidR="0006260E" w:rsidRPr="00C52A4F" w:rsidRDefault="0006260E" w:rsidP="00517C35">
      <w:pPr>
        <w:adjustRightInd w:val="0"/>
        <w:snapToGrid w:val="0"/>
        <w:spacing w:line="312" w:lineRule="auto"/>
        <w:rPr>
          <w:rFonts w:hint="eastAsia"/>
          <w:szCs w:val="21"/>
        </w:rPr>
      </w:pPr>
    </w:p>
    <w:p w14:paraId="0D006EE7" w14:textId="77777777" w:rsidR="00FD67A6" w:rsidRDefault="0006260E" w:rsidP="00C52A4F">
      <w:pPr>
        <w:adjustRightInd w:val="0"/>
        <w:snapToGrid w:val="0"/>
        <w:spacing w:line="312" w:lineRule="auto"/>
        <w:rPr>
          <w:szCs w:val="21"/>
        </w:rPr>
      </w:pPr>
      <w:r w:rsidRPr="0006260E">
        <w:rPr>
          <w:rFonts w:hint="eastAsia"/>
          <w:szCs w:val="21"/>
        </w:rPr>
        <w:t>结论：功能仿真是指在一个设计中，在设计实现前对所创建的逻辑进行的验证其功能是否正确的过程。</w:t>
      </w:r>
      <w:r w:rsidRPr="0006260E">
        <w:rPr>
          <w:rFonts w:hint="eastAsia"/>
          <w:szCs w:val="21"/>
        </w:rPr>
        <w:t xml:space="preserve"> </w:t>
      </w:r>
      <w:r w:rsidRPr="0006260E">
        <w:rPr>
          <w:rFonts w:hint="eastAsia"/>
          <w:szCs w:val="21"/>
        </w:rPr>
        <w:t>布局布线以前的仿真都称作功能仿真，它包括综合前仿真（</w:t>
      </w:r>
      <w:r w:rsidRPr="0006260E">
        <w:rPr>
          <w:rFonts w:hint="eastAsia"/>
          <w:szCs w:val="21"/>
        </w:rPr>
        <w:t>Pre-Synthesis Simulation</w:t>
      </w:r>
      <w:r w:rsidRPr="0006260E">
        <w:rPr>
          <w:rFonts w:hint="eastAsia"/>
          <w:szCs w:val="21"/>
        </w:rPr>
        <w:t>）和综合后仿真（</w:t>
      </w:r>
      <w:r w:rsidRPr="0006260E">
        <w:rPr>
          <w:rFonts w:hint="eastAsia"/>
          <w:szCs w:val="21"/>
        </w:rPr>
        <w:t>Post-Synthesis Simulation</w:t>
      </w:r>
      <w:r w:rsidRPr="0006260E">
        <w:rPr>
          <w:rFonts w:hint="eastAsia"/>
          <w:szCs w:val="21"/>
        </w:rPr>
        <w:t>）。</w:t>
      </w:r>
      <w:r w:rsidRPr="0006260E">
        <w:rPr>
          <w:rFonts w:hint="eastAsia"/>
          <w:szCs w:val="21"/>
        </w:rPr>
        <w:t xml:space="preserve"> </w:t>
      </w:r>
      <w:r w:rsidRPr="0006260E">
        <w:rPr>
          <w:rFonts w:hint="eastAsia"/>
          <w:szCs w:val="21"/>
        </w:rPr>
        <w:t>综合前仿真主要针对基于原理框图的设计</w:t>
      </w:r>
      <w:r w:rsidRPr="0006260E">
        <w:rPr>
          <w:rFonts w:hint="eastAsia"/>
          <w:szCs w:val="21"/>
        </w:rPr>
        <w:t xml:space="preserve"> ; </w:t>
      </w:r>
      <w:r w:rsidRPr="0006260E">
        <w:rPr>
          <w:rFonts w:hint="eastAsia"/>
          <w:szCs w:val="21"/>
        </w:rPr>
        <w:t>综合后</w:t>
      </w:r>
      <w:proofErr w:type="gramStart"/>
      <w:r w:rsidRPr="0006260E">
        <w:rPr>
          <w:rFonts w:hint="eastAsia"/>
          <w:szCs w:val="21"/>
        </w:rPr>
        <w:t>仿真既</w:t>
      </w:r>
      <w:proofErr w:type="gramEnd"/>
      <w:r w:rsidRPr="0006260E">
        <w:rPr>
          <w:rFonts w:hint="eastAsia"/>
          <w:szCs w:val="21"/>
        </w:rPr>
        <w:t>适合原理图设计</w:t>
      </w:r>
      <w:r w:rsidRPr="0006260E">
        <w:rPr>
          <w:rFonts w:hint="eastAsia"/>
          <w:szCs w:val="21"/>
        </w:rPr>
        <w:t xml:space="preserve"> , </w:t>
      </w:r>
      <w:r w:rsidRPr="0006260E">
        <w:rPr>
          <w:rFonts w:hint="eastAsia"/>
          <w:szCs w:val="21"/>
        </w:rPr>
        <w:t>也适合基于</w:t>
      </w:r>
      <w:r w:rsidRPr="0006260E">
        <w:rPr>
          <w:rFonts w:hint="eastAsia"/>
          <w:szCs w:val="21"/>
        </w:rPr>
        <w:t xml:space="preserve"> HDL </w:t>
      </w:r>
      <w:r w:rsidRPr="0006260E">
        <w:rPr>
          <w:rFonts w:hint="eastAsia"/>
          <w:szCs w:val="21"/>
        </w:rPr>
        <w:t>语言的设计。功能仿真操作简单，能体现和验证实验的功能，但忽略延迟的影响会使结果与实际结果，有一定误差。</w:t>
      </w:r>
    </w:p>
    <w:p w14:paraId="64AB4FA2" w14:textId="77777777" w:rsidR="0006260E" w:rsidRPr="0006260E" w:rsidRDefault="0006260E" w:rsidP="00C52A4F">
      <w:pPr>
        <w:adjustRightInd w:val="0"/>
        <w:snapToGrid w:val="0"/>
        <w:spacing w:line="312" w:lineRule="auto"/>
        <w:rPr>
          <w:rFonts w:hint="eastAsia"/>
          <w:szCs w:val="21"/>
        </w:rPr>
      </w:pPr>
    </w:p>
    <w:p w14:paraId="1B1AF124" w14:textId="77777777" w:rsidR="00FD67A6" w:rsidRPr="001B7418" w:rsidRDefault="00FD67A6" w:rsidP="001B7418">
      <w:pPr>
        <w:pStyle w:val="21"/>
        <w:rPr>
          <w:b w:val="0"/>
          <w:bCs w:val="0"/>
        </w:rPr>
      </w:pPr>
      <w:r w:rsidRPr="001B7418">
        <w:rPr>
          <w:b w:val="0"/>
          <w:bCs w:val="0"/>
        </w:rPr>
        <w:t xml:space="preserve">F) </w:t>
      </w:r>
      <w:r w:rsidRPr="001B7418">
        <w:rPr>
          <w:rFonts w:hint="eastAsia"/>
          <w:b w:val="0"/>
          <w:bCs w:val="0"/>
        </w:rPr>
        <w:t>时序仿真波形</w:t>
      </w:r>
    </w:p>
    <w:p w14:paraId="73A1AC25"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步骤：新建一个</w:t>
      </w:r>
      <w:r w:rsidRPr="0089468F">
        <w:rPr>
          <w:rFonts w:hint="eastAsia"/>
          <w:szCs w:val="21"/>
        </w:rPr>
        <w:t xml:space="preserve"> vector waveform file</w:t>
      </w:r>
      <w:r w:rsidRPr="0089468F">
        <w:rPr>
          <w:rFonts w:hint="eastAsia"/>
          <w:szCs w:val="21"/>
        </w:rPr>
        <w:t>。通过操作：右击</w:t>
      </w:r>
      <w:r w:rsidRPr="0089468F">
        <w:rPr>
          <w:rFonts w:hint="eastAsia"/>
          <w:szCs w:val="21"/>
        </w:rPr>
        <w:t xml:space="preserve"> -</w:t>
      </w:r>
      <w:r w:rsidRPr="0089468F">
        <w:rPr>
          <w:rFonts w:hint="eastAsia"/>
          <w:szCs w:val="21"/>
        </w:rPr>
        <w:t>【</w:t>
      </w:r>
      <w:r w:rsidRPr="0089468F">
        <w:rPr>
          <w:rFonts w:hint="eastAsia"/>
          <w:szCs w:val="21"/>
        </w:rPr>
        <w:t>insert</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insert node or bus</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node finder</w:t>
      </w:r>
      <w:r w:rsidRPr="0089468F">
        <w:rPr>
          <w:rFonts w:hint="eastAsia"/>
          <w:szCs w:val="21"/>
        </w:rPr>
        <w:t>】（</w:t>
      </w:r>
      <w:r w:rsidRPr="0089468F">
        <w:rPr>
          <w:rFonts w:hint="eastAsia"/>
          <w:szCs w:val="21"/>
        </w:rPr>
        <w:t>pins=all</w:t>
      </w:r>
      <w:r w:rsidRPr="0089468F">
        <w:rPr>
          <w:rFonts w:hint="eastAsia"/>
          <w:szCs w:val="21"/>
        </w:rPr>
        <w:t>；【</w:t>
      </w:r>
      <w:r w:rsidRPr="0089468F">
        <w:rPr>
          <w:rFonts w:hint="eastAsia"/>
          <w:szCs w:val="21"/>
        </w:rPr>
        <w:t>list</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&gt;&gt;</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ok</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ok</w:t>
      </w:r>
      <w:r w:rsidRPr="0089468F">
        <w:rPr>
          <w:rFonts w:hint="eastAsia"/>
          <w:szCs w:val="21"/>
        </w:rPr>
        <w:t>】。接着设置输入波形，然后点击【</w:t>
      </w:r>
      <w:r w:rsidRPr="0089468F">
        <w:rPr>
          <w:rFonts w:hint="eastAsia"/>
          <w:szCs w:val="21"/>
        </w:rPr>
        <w:t>start simulation</w:t>
      </w:r>
      <w:r w:rsidRPr="0089468F">
        <w:rPr>
          <w:rFonts w:hint="eastAsia"/>
          <w:szCs w:val="21"/>
        </w:rPr>
        <w:t>】开始仿真，查看时序仿真输出波形图。</w:t>
      </w:r>
    </w:p>
    <w:p w14:paraId="1C55FEE1" w14:textId="77777777" w:rsidR="00FD67A6" w:rsidRDefault="0089468F" w:rsidP="0089468F">
      <w:pPr>
        <w:adjustRightInd w:val="0"/>
        <w:snapToGrid w:val="0"/>
        <w:spacing w:line="312" w:lineRule="auto"/>
        <w:rPr>
          <w:szCs w:val="21"/>
        </w:rPr>
      </w:pPr>
      <w:r w:rsidRPr="0089468F">
        <w:rPr>
          <w:rFonts w:hint="eastAsia"/>
          <w:szCs w:val="21"/>
        </w:rPr>
        <w:t>时序仿真图：</w:t>
      </w:r>
    </w:p>
    <w:p w14:paraId="2A1FC5E5" w14:textId="582AEDD5" w:rsidR="00FD67A6" w:rsidRPr="00C52A4F" w:rsidRDefault="00904F7D" w:rsidP="00C52A4F">
      <w:pPr>
        <w:adjustRightInd w:val="0"/>
        <w:snapToGrid w:val="0"/>
        <w:spacing w:line="312" w:lineRule="auto"/>
        <w:rPr>
          <w:rFonts w:hint="eastAsia"/>
          <w:szCs w:val="21"/>
        </w:rPr>
      </w:pPr>
      <w:r w:rsidRPr="00517C35">
        <w:rPr>
          <w:noProof/>
          <w:szCs w:val="21"/>
        </w:rPr>
        <w:drawing>
          <wp:inline distT="0" distB="0" distL="0" distR="0" wp14:anchorId="0534C0FF" wp14:editId="29094E8A">
            <wp:extent cx="5273675" cy="2045970"/>
            <wp:effectExtent l="0" t="0" r="0" b="0"/>
            <wp:docPr id="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2045970"/>
                    </a:xfrm>
                    <a:prstGeom prst="rect">
                      <a:avLst/>
                    </a:prstGeom>
                    <a:noFill/>
                    <a:ln>
                      <a:noFill/>
                    </a:ln>
                  </pic:spPr>
                </pic:pic>
              </a:graphicData>
            </a:graphic>
          </wp:inline>
        </w:drawing>
      </w:r>
    </w:p>
    <w:p w14:paraId="1FF7B8F6" w14:textId="77777777" w:rsidR="00FD67A6" w:rsidRDefault="00FD67A6" w:rsidP="00FD67A6">
      <w:pPr>
        <w:adjustRightInd w:val="0"/>
        <w:snapToGrid w:val="0"/>
        <w:rPr>
          <w:rFonts w:eastAsia="仿宋_GB2312"/>
          <w:szCs w:val="21"/>
        </w:rPr>
      </w:pPr>
      <w:r>
        <w:rPr>
          <w:rFonts w:eastAsia="仿宋_GB2312" w:hint="eastAsia"/>
          <w:szCs w:val="21"/>
        </w:rPr>
        <w:t>结果分析及结论：</w:t>
      </w:r>
    </w:p>
    <w:p w14:paraId="7D7F75E1"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结果分析：时序仿真是指在布线后进行，是最接近真实器件运行的仿真，它与特定的器件有</w:t>
      </w:r>
      <w:r w:rsidRPr="0089468F">
        <w:rPr>
          <w:rFonts w:hint="eastAsia"/>
          <w:szCs w:val="21"/>
        </w:rPr>
        <w:lastRenderedPageBreak/>
        <w:t>关，又包含了器件和布线的延时信息。由波形可得，当输入状态发生改变时，输出结果并未同时改变，而是有一定延迟，同时由于输入状态的改变，导致电路出现“冒险”，导致输出结果并未与预期结果相同。</w:t>
      </w:r>
    </w:p>
    <w:p w14:paraId="1DDA21A4" w14:textId="77777777" w:rsidR="008641BB" w:rsidRPr="00C52A4F" w:rsidRDefault="0089468F" w:rsidP="0089468F">
      <w:pPr>
        <w:adjustRightInd w:val="0"/>
        <w:snapToGrid w:val="0"/>
        <w:spacing w:line="312" w:lineRule="auto"/>
        <w:rPr>
          <w:szCs w:val="21"/>
        </w:rPr>
      </w:pPr>
      <w:r w:rsidRPr="0089468F">
        <w:rPr>
          <w:rFonts w:hint="eastAsia"/>
          <w:szCs w:val="21"/>
        </w:rPr>
        <w:t>结论：时序仿真使用布局布线后器件给出的模块和连线的延时信息，在最坏的情况下对电路的行为</w:t>
      </w:r>
      <w:proofErr w:type="gramStart"/>
      <w:r w:rsidRPr="0089468F">
        <w:rPr>
          <w:rFonts w:hint="eastAsia"/>
          <w:szCs w:val="21"/>
        </w:rPr>
        <w:t>作出</w:t>
      </w:r>
      <w:proofErr w:type="gramEnd"/>
      <w:r w:rsidRPr="0089468F">
        <w:rPr>
          <w:rFonts w:hint="eastAsia"/>
          <w:szCs w:val="21"/>
        </w:rPr>
        <w:t>实际地估价。时序仿真使用的仿真器和功能仿真使用的仿真器是相同的，所需的流程和激励也是相同的；唯一的差别是为时序仿真加载到仿真器的设计包括基于实际布局布线设计的最坏情况的布局布线延时，并且在仿真结果波形图中，时序仿真后的信号加载了时延，而功能仿真没有。时序仿真可以用来验证程序在目标器件中的时序关系。同时考虑了器件的延迟后，其输出结果跟接近实际情况，但是考虑的情况过多，不容易操作，容易产生错误。时序仿真不仅反应出输出和输入的逻辑关系，同时还计算了时间的延时信息，是与实际系统更接近的一种仿真结果。不过，要注意的是，这个时间延时是仿真软件“估算”出来的。</w:t>
      </w:r>
    </w:p>
    <w:p w14:paraId="54494F71" w14:textId="77777777" w:rsidR="008641BB" w:rsidRPr="00C52A4F" w:rsidRDefault="008641BB" w:rsidP="00C52A4F">
      <w:pPr>
        <w:adjustRightInd w:val="0"/>
        <w:snapToGrid w:val="0"/>
        <w:spacing w:line="312" w:lineRule="auto"/>
        <w:rPr>
          <w:rFonts w:hint="eastAsia"/>
          <w:szCs w:val="21"/>
        </w:rPr>
      </w:pPr>
    </w:p>
    <w:p w14:paraId="1B798B1A" w14:textId="77777777" w:rsidR="00FD67A6" w:rsidRPr="001B7418" w:rsidRDefault="00FD67A6" w:rsidP="001B7418">
      <w:pPr>
        <w:pStyle w:val="21"/>
        <w:rPr>
          <w:b w:val="0"/>
          <w:bCs w:val="0"/>
        </w:rPr>
      </w:pPr>
      <w:r w:rsidRPr="001B7418">
        <w:rPr>
          <w:b w:val="0"/>
          <w:bCs w:val="0"/>
        </w:rPr>
        <w:t>G</w:t>
      </w:r>
      <w:r w:rsidRPr="001B7418">
        <w:rPr>
          <w:rFonts w:hint="eastAsia"/>
          <w:b w:val="0"/>
          <w:bCs w:val="0"/>
        </w:rPr>
        <w:t>) 时序分析</w:t>
      </w:r>
    </w:p>
    <w:p w14:paraId="20DA3140" w14:textId="77777777" w:rsidR="00FD67A6" w:rsidRDefault="0089468F" w:rsidP="00FD67A6">
      <w:pPr>
        <w:adjustRightInd w:val="0"/>
        <w:snapToGrid w:val="0"/>
        <w:rPr>
          <w:rFonts w:eastAsia="仿宋_GB2312"/>
          <w:szCs w:val="21"/>
        </w:rPr>
      </w:pPr>
      <w:r w:rsidRPr="0089468F">
        <w:rPr>
          <w:rFonts w:eastAsia="仿宋_GB2312" w:hint="eastAsia"/>
          <w:szCs w:val="21"/>
        </w:rPr>
        <w:t>操作方法是：编译后，在</w:t>
      </w:r>
      <w:r w:rsidRPr="0089468F">
        <w:rPr>
          <w:rFonts w:eastAsia="仿宋_GB2312" w:hint="eastAsia"/>
          <w:szCs w:val="21"/>
        </w:rPr>
        <w:t>compilation report</w:t>
      </w:r>
      <w:r w:rsidRPr="0089468F">
        <w:rPr>
          <w:rFonts w:eastAsia="仿宋_GB2312" w:hint="eastAsia"/>
          <w:szCs w:val="21"/>
        </w:rPr>
        <w:t>中选择【</w:t>
      </w:r>
      <w:r w:rsidRPr="0089468F">
        <w:rPr>
          <w:rFonts w:eastAsia="仿宋_GB2312" w:hint="eastAsia"/>
          <w:szCs w:val="21"/>
        </w:rPr>
        <w:t>timing analysis</w:t>
      </w:r>
      <w:r w:rsidRPr="0089468F">
        <w:rPr>
          <w:rFonts w:eastAsia="仿宋_GB2312" w:hint="eastAsia"/>
          <w:szCs w:val="21"/>
        </w:rPr>
        <w:t>】</w:t>
      </w:r>
      <w:r w:rsidRPr="0089468F">
        <w:rPr>
          <w:rFonts w:eastAsia="仿宋_GB2312" w:hint="eastAsia"/>
          <w:szCs w:val="21"/>
        </w:rPr>
        <w:t>-</w:t>
      </w:r>
      <w:r w:rsidRPr="0089468F">
        <w:rPr>
          <w:rFonts w:eastAsia="仿宋_GB2312" w:hint="eastAsia"/>
          <w:szCs w:val="21"/>
        </w:rPr>
        <w:t>【</w:t>
      </w:r>
      <w:r w:rsidRPr="0089468F">
        <w:rPr>
          <w:rFonts w:eastAsia="仿宋_GB2312" w:hint="eastAsia"/>
          <w:szCs w:val="21"/>
        </w:rPr>
        <w:t>summary</w:t>
      </w:r>
      <w:r w:rsidRPr="0089468F">
        <w:rPr>
          <w:rFonts w:eastAsia="仿宋_GB2312" w:hint="eastAsia"/>
          <w:szCs w:val="21"/>
        </w:rPr>
        <w:t>】和【</w:t>
      </w:r>
      <w:r w:rsidRPr="0089468F">
        <w:rPr>
          <w:rFonts w:eastAsia="仿宋_GB2312" w:hint="eastAsia"/>
          <w:szCs w:val="21"/>
        </w:rPr>
        <w:t>tpd</w:t>
      </w:r>
      <w:r w:rsidRPr="0089468F">
        <w:rPr>
          <w:rFonts w:eastAsia="仿宋_GB2312" w:hint="eastAsia"/>
          <w:szCs w:val="21"/>
        </w:rPr>
        <w:t>】</w:t>
      </w:r>
    </w:p>
    <w:p w14:paraId="6DA01EB1" w14:textId="4D400848" w:rsidR="008641BB" w:rsidRDefault="00904F7D" w:rsidP="00FD67A6">
      <w:pPr>
        <w:adjustRightInd w:val="0"/>
        <w:snapToGrid w:val="0"/>
        <w:rPr>
          <w:rFonts w:eastAsia="仿宋_GB2312"/>
          <w:szCs w:val="21"/>
        </w:rPr>
      </w:pPr>
      <w:r w:rsidRPr="00517C35">
        <w:rPr>
          <w:rFonts w:eastAsia="仿宋_GB2312"/>
          <w:noProof/>
          <w:szCs w:val="21"/>
        </w:rPr>
        <w:drawing>
          <wp:inline distT="0" distB="0" distL="0" distR="0" wp14:anchorId="251A93F7" wp14:editId="6DDBEC68">
            <wp:extent cx="5273675" cy="443865"/>
            <wp:effectExtent l="0" t="0" r="0" b="0"/>
            <wp:docPr id="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443865"/>
                    </a:xfrm>
                    <a:prstGeom prst="rect">
                      <a:avLst/>
                    </a:prstGeom>
                    <a:noFill/>
                    <a:ln>
                      <a:noFill/>
                    </a:ln>
                  </pic:spPr>
                </pic:pic>
              </a:graphicData>
            </a:graphic>
          </wp:inline>
        </w:drawing>
      </w:r>
    </w:p>
    <w:p w14:paraId="32C66037" w14:textId="76EFB16C" w:rsidR="00FD67A6" w:rsidRPr="00293733" w:rsidRDefault="00904F7D" w:rsidP="00FD67A6">
      <w:pPr>
        <w:adjustRightInd w:val="0"/>
        <w:snapToGrid w:val="0"/>
        <w:rPr>
          <w:rFonts w:eastAsia="仿宋_GB2312"/>
          <w:szCs w:val="21"/>
        </w:rPr>
      </w:pPr>
      <w:r w:rsidRPr="00517C35">
        <w:rPr>
          <w:rFonts w:eastAsia="仿宋_GB2312"/>
          <w:noProof/>
          <w:szCs w:val="21"/>
        </w:rPr>
        <w:lastRenderedPageBreak/>
        <w:drawing>
          <wp:inline distT="0" distB="0" distL="0" distR="0" wp14:anchorId="6D2FBC42" wp14:editId="7A890E1F">
            <wp:extent cx="4010660" cy="6985000"/>
            <wp:effectExtent l="0" t="0" r="0" b="0"/>
            <wp:docPr id="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660" cy="6985000"/>
                    </a:xfrm>
                    <a:prstGeom prst="rect">
                      <a:avLst/>
                    </a:prstGeom>
                    <a:noFill/>
                    <a:ln>
                      <a:noFill/>
                    </a:ln>
                  </pic:spPr>
                </pic:pic>
              </a:graphicData>
            </a:graphic>
          </wp:inline>
        </w:drawing>
      </w:r>
    </w:p>
    <w:p w14:paraId="7F65F7D1" w14:textId="77777777" w:rsidR="00FD67A6" w:rsidRDefault="00FD67A6" w:rsidP="00FD67A6">
      <w:pPr>
        <w:adjustRightInd w:val="0"/>
        <w:snapToGrid w:val="0"/>
        <w:rPr>
          <w:rFonts w:eastAsia="仿宋_GB2312" w:hint="eastAsia"/>
          <w:szCs w:val="21"/>
        </w:rPr>
      </w:pPr>
      <w:r>
        <w:rPr>
          <w:rFonts w:eastAsia="仿宋_GB2312" w:hint="eastAsia"/>
          <w:szCs w:val="21"/>
        </w:rPr>
        <w:t>结果分析及结论：</w:t>
      </w:r>
    </w:p>
    <w:p w14:paraId="05E104F7" w14:textId="6C8DDA39" w:rsidR="0089468F" w:rsidRPr="0089468F" w:rsidRDefault="0089468F" w:rsidP="0089468F">
      <w:pPr>
        <w:adjustRightInd w:val="0"/>
        <w:snapToGrid w:val="0"/>
        <w:spacing w:line="312" w:lineRule="auto"/>
        <w:rPr>
          <w:rFonts w:hint="eastAsia"/>
          <w:szCs w:val="21"/>
        </w:rPr>
      </w:pPr>
      <w:r w:rsidRPr="0089468F">
        <w:rPr>
          <w:rFonts w:hint="eastAsia"/>
          <w:szCs w:val="21"/>
        </w:rPr>
        <w:t>结果分析：由图可得，</w:t>
      </w:r>
      <w:r w:rsidRPr="0089468F">
        <w:rPr>
          <w:rFonts w:hint="eastAsia"/>
          <w:szCs w:val="21"/>
        </w:rPr>
        <w:t>Timing Analyzer Summmary</w:t>
      </w:r>
      <w:r w:rsidRPr="0089468F">
        <w:rPr>
          <w:rFonts w:hint="eastAsia"/>
          <w:szCs w:val="21"/>
        </w:rPr>
        <w:t>总结所有经典定时分析的结果，并报告每个定时特性的最坏情况定时。比如从</w:t>
      </w:r>
      <w:r w:rsidR="00517C35">
        <w:rPr>
          <w:rFonts w:hint="eastAsia"/>
          <w:szCs w:val="21"/>
        </w:rPr>
        <w:t>s</w:t>
      </w:r>
      <w:r w:rsidRPr="0089468F">
        <w:rPr>
          <w:rFonts w:hint="eastAsia"/>
          <w:szCs w:val="21"/>
        </w:rPr>
        <w:t>到</w:t>
      </w:r>
      <w:r w:rsidR="00517C35">
        <w:rPr>
          <w:rFonts w:hint="eastAsia"/>
          <w:szCs w:val="21"/>
        </w:rPr>
        <w:t>y</w:t>
      </w:r>
      <w:r>
        <w:rPr>
          <w:szCs w:val="21"/>
        </w:rPr>
        <w:t>[</w:t>
      </w:r>
      <w:r w:rsidR="00517C35">
        <w:rPr>
          <w:rFonts w:hint="eastAsia"/>
          <w:szCs w:val="21"/>
        </w:rPr>
        <w:t>6</w:t>
      </w:r>
      <w:r>
        <w:rPr>
          <w:szCs w:val="21"/>
        </w:rPr>
        <w:t>]</w:t>
      </w:r>
      <w:r w:rsidRPr="0089468F">
        <w:rPr>
          <w:rFonts w:hint="eastAsia"/>
          <w:szCs w:val="21"/>
        </w:rPr>
        <w:t>的最坏定时情况的</w:t>
      </w:r>
      <w:r w:rsidRPr="0089468F">
        <w:rPr>
          <w:rFonts w:hint="eastAsia"/>
          <w:szCs w:val="21"/>
        </w:rPr>
        <w:t>tpd</w:t>
      </w:r>
      <w:r w:rsidRPr="0089468F">
        <w:rPr>
          <w:rFonts w:hint="eastAsia"/>
          <w:szCs w:val="21"/>
        </w:rPr>
        <w:t>为</w:t>
      </w:r>
      <w:r w:rsidR="00517C35">
        <w:rPr>
          <w:rFonts w:hint="eastAsia"/>
          <w:szCs w:val="21"/>
        </w:rPr>
        <w:t>15.022</w:t>
      </w:r>
      <w:r w:rsidRPr="0089468F">
        <w:rPr>
          <w:rFonts w:hint="eastAsia"/>
          <w:szCs w:val="21"/>
        </w:rPr>
        <w:t>ns</w:t>
      </w:r>
      <w:r w:rsidRPr="0089468F">
        <w:rPr>
          <w:rFonts w:hint="eastAsia"/>
          <w:szCs w:val="21"/>
        </w:rPr>
        <w:t>。下面的</w:t>
      </w:r>
      <w:r w:rsidRPr="0089468F">
        <w:rPr>
          <w:rFonts w:hint="eastAsia"/>
          <w:szCs w:val="21"/>
        </w:rPr>
        <w:t>tpd</w:t>
      </w:r>
      <w:r w:rsidRPr="0089468F">
        <w:rPr>
          <w:rFonts w:hint="eastAsia"/>
          <w:szCs w:val="21"/>
        </w:rPr>
        <w:t>报告表则给出了源节点和目标节点之间的</w:t>
      </w:r>
      <w:r w:rsidRPr="0089468F">
        <w:rPr>
          <w:rFonts w:hint="eastAsia"/>
          <w:szCs w:val="21"/>
        </w:rPr>
        <w:t>tpd</w:t>
      </w:r>
      <w:r w:rsidRPr="0089468F">
        <w:rPr>
          <w:rFonts w:hint="eastAsia"/>
          <w:szCs w:val="21"/>
        </w:rPr>
        <w:t>延迟时间，比如第</w:t>
      </w:r>
      <w:r>
        <w:rPr>
          <w:rFonts w:hint="eastAsia"/>
          <w:szCs w:val="21"/>
        </w:rPr>
        <w:t>三</w:t>
      </w:r>
      <w:r w:rsidRPr="0089468F">
        <w:rPr>
          <w:rFonts w:hint="eastAsia"/>
          <w:szCs w:val="21"/>
        </w:rPr>
        <w:t>行中</w:t>
      </w:r>
      <w:r w:rsidR="00162094">
        <w:rPr>
          <w:rFonts w:hint="eastAsia"/>
          <w:szCs w:val="21"/>
        </w:rPr>
        <w:t>s</w:t>
      </w:r>
      <w:r w:rsidRPr="0089468F">
        <w:rPr>
          <w:rFonts w:hint="eastAsia"/>
          <w:szCs w:val="21"/>
        </w:rPr>
        <w:t>到</w:t>
      </w:r>
      <w:r w:rsidR="00162094">
        <w:rPr>
          <w:rFonts w:hint="eastAsia"/>
          <w:szCs w:val="21"/>
        </w:rPr>
        <w:t>y</w:t>
      </w:r>
      <w:r>
        <w:rPr>
          <w:szCs w:val="21"/>
        </w:rPr>
        <w:t>[</w:t>
      </w:r>
      <w:r w:rsidR="00162094">
        <w:rPr>
          <w:rFonts w:hint="eastAsia"/>
          <w:szCs w:val="21"/>
        </w:rPr>
        <w:t>7</w:t>
      </w:r>
      <w:r>
        <w:rPr>
          <w:szCs w:val="21"/>
        </w:rPr>
        <w:t>]</w:t>
      </w:r>
      <w:r w:rsidRPr="0089468F">
        <w:rPr>
          <w:rFonts w:hint="eastAsia"/>
          <w:szCs w:val="21"/>
        </w:rPr>
        <w:t>的</w:t>
      </w:r>
      <w:r w:rsidRPr="0089468F">
        <w:rPr>
          <w:rFonts w:hint="eastAsia"/>
          <w:szCs w:val="21"/>
        </w:rPr>
        <w:t>tpd</w:t>
      </w:r>
      <w:r w:rsidRPr="0089468F">
        <w:rPr>
          <w:rFonts w:hint="eastAsia"/>
          <w:szCs w:val="21"/>
        </w:rPr>
        <w:t>为</w:t>
      </w:r>
      <w:r w:rsidR="00162094">
        <w:rPr>
          <w:rFonts w:hint="eastAsia"/>
          <w:szCs w:val="21"/>
        </w:rPr>
        <w:t>14.439</w:t>
      </w:r>
      <w:r w:rsidRPr="0089468F">
        <w:rPr>
          <w:rFonts w:hint="eastAsia"/>
          <w:szCs w:val="21"/>
        </w:rPr>
        <w:t>ns</w:t>
      </w:r>
      <w:r w:rsidRPr="0089468F">
        <w:rPr>
          <w:rFonts w:hint="eastAsia"/>
          <w:szCs w:val="21"/>
        </w:rPr>
        <w:t>。</w:t>
      </w:r>
    </w:p>
    <w:p w14:paraId="24882AE9" w14:textId="77777777" w:rsidR="00FD67A6" w:rsidRPr="00C52A4F" w:rsidRDefault="0089468F" w:rsidP="0089468F">
      <w:pPr>
        <w:adjustRightInd w:val="0"/>
        <w:snapToGrid w:val="0"/>
        <w:spacing w:line="312" w:lineRule="auto"/>
        <w:rPr>
          <w:szCs w:val="21"/>
        </w:rPr>
      </w:pPr>
      <w:r w:rsidRPr="0089468F">
        <w:rPr>
          <w:rFonts w:hint="eastAsia"/>
          <w:szCs w:val="21"/>
        </w:rPr>
        <w:t>结论：实际连接图中个元器件连接之间是存在时间延迟的，而且不同的元器件之间的时间延迟也不相同。</w:t>
      </w:r>
    </w:p>
    <w:p w14:paraId="16E2E272" w14:textId="77777777" w:rsidR="00FD67A6" w:rsidRDefault="00FD67A6" w:rsidP="00C52A4F">
      <w:pPr>
        <w:adjustRightInd w:val="0"/>
        <w:snapToGrid w:val="0"/>
        <w:spacing w:line="312" w:lineRule="auto"/>
        <w:rPr>
          <w:szCs w:val="21"/>
        </w:rPr>
      </w:pPr>
    </w:p>
    <w:p w14:paraId="1915F2ED" w14:textId="77777777" w:rsidR="00B62E62" w:rsidRPr="001B7418" w:rsidRDefault="00B62E62" w:rsidP="00B62E62">
      <w:pPr>
        <w:pStyle w:val="21"/>
        <w:spacing w:beforeLines="50" w:before="156" w:afterLines="50" w:after="156"/>
        <w:rPr>
          <w:b w:val="0"/>
          <w:bCs w:val="0"/>
        </w:rPr>
      </w:pPr>
      <w:r>
        <w:rPr>
          <w:b w:val="0"/>
          <w:bCs w:val="0"/>
        </w:rPr>
        <w:lastRenderedPageBreak/>
        <w:t>3</w:t>
      </w:r>
      <w:r w:rsidRPr="001B7418">
        <w:rPr>
          <w:rFonts w:hint="eastAsia"/>
          <w:b w:val="0"/>
          <w:bCs w:val="0"/>
        </w:rPr>
        <w:t>、</w:t>
      </w:r>
      <w:r>
        <w:rPr>
          <w:rFonts w:hint="eastAsia"/>
          <w:b w:val="0"/>
          <w:bCs w:val="0"/>
          <w:lang w:eastAsia="zh-CN"/>
        </w:rPr>
        <w:t>控制信号产生逻辑</w:t>
      </w:r>
    </w:p>
    <w:p w14:paraId="7A153AD2" w14:textId="30CADC30" w:rsidR="00B62E62" w:rsidRPr="001B7418" w:rsidRDefault="00B62E62" w:rsidP="00B62E62">
      <w:pPr>
        <w:pStyle w:val="21"/>
        <w:rPr>
          <w:b w:val="0"/>
          <w:bCs w:val="0"/>
        </w:rPr>
      </w:pPr>
      <w:r w:rsidRPr="001B7418">
        <w:rPr>
          <w:b w:val="0"/>
          <w:bCs w:val="0"/>
        </w:rPr>
        <w:t>A</w:t>
      </w:r>
      <w:r w:rsidRPr="001B7418">
        <w:rPr>
          <w:rFonts w:hint="eastAsia"/>
          <w:b w:val="0"/>
          <w:bCs w:val="0"/>
        </w:rPr>
        <w:t>）创建工程（</w:t>
      </w:r>
      <w:r w:rsidR="00162094" w:rsidRPr="001B7418">
        <w:rPr>
          <w:rFonts w:hint="eastAsia"/>
          <w:b w:val="0"/>
          <w:bCs w:val="0"/>
        </w:rPr>
        <w:t>选择的芯片为family=</w:t>
      </w:r>
      <w:r w:rsidR="00162094">
        <w:rPr>
          <w:b w:val="0"/>
          <w:bCs w:val="0"/>
        </w:rPr>
        <w:t>C</w:t>
      </w:r>
      <w:r w:rsidR="00162094">
        <w:rPr>
          <w:rFonts w:hint="eastAsia"/>
          <w:b w:val="0"/>
          <w:bCs w:val="0"/>
          <w:lang w:eastAsia="zh-CN"/>
        </w:rPr>
        <w:t>y</w:t>
      </w:r>
      <w:r w:rsidR="00162094">
        <w:rPr>
          <w:b w:val="0"/>
          <w:bCs w:val="0"/>
        </w:rPr>
        <w:t>clone II</w:t>
      </w:r>
      <w:r w:rsidR="00162094" w:rsidRPr="001B7418">
        <w:rPr>
          <w:rFonts w:hint="eastAsia"/>
          <w:b w:val="0"/>
          <w:bCs w:val="0"/>
        </w:rPr>
        <w:t>；name=EP</w:t>
      </w:r>
      <w:r w:rsidR="00162094">
        <w:rPr>
          <w:b w:val="0"/>
          <w:bCs w:val="0"/>
        </w:rPr>
        <w:t>2C5T</w:t>
      </w:r>
      <w:r w:rsidR="00162094" w:rsidRPr="001B7418">
        <w:rPr>
          <w:rFonts w:hint="eastAsia"/>
          <w:b w:val="0"/>
          <w:bCs w:val="0"/>
        </w:rPr>
        <w:t>144</w:t>
      </w:r>
      <w:r w:rsidR="00162094">
        <w:rPr>
          <w:b w:val="0"/>
          <w:bCs w:val="0"/>
        </w:rPr>
        <w:t>C8</w:t>
      </w:r>
      <w:r w:rsidRPr="001B7418">
        <w:rPr>
          <w:rFonts w:hint="eastAsia"/>
          <w:b w:val="0"/>
          <w:bCs w:val="0"/>
        </w:rPr>
        <w:t>）</w:t>
      </w:r>
    </w:p>
    <w:p w14:paraId="5E6861C4" w14:textId="61C0980F" w:rsidR="0089468F" w:rsidRPr="00C52A4F" w:rsidRDefault="0089468F" w:rsidP="00B62E62">
      <w:pPr>
        <w:adjustRightInd w:val="0"/>
        <w:snapToGrid w:val="0"/>
        <w:spacing w:line="312" w:lineRule="auto"/>
        <w:rPr>
          <w:rFonts w:hint="eastAsia"/>
          <w:szCs w:val="21"/>
        </w:rPr>
      </w:pPr>
      <w:r w:rsidRPr="0089468F">
        <w:rPr>
          <w:rFonts w:hint="eastAsia"/>
          <w:szCs w:val="21"/>
        </w:rPr>
        <w:t>步骤：左上角</w:t>
      </w:r>
      <w:r w:rsidRPr="0089468F">
        <w:rPr>
          <w:rFonts w:hint="eastAsia"/>
          <w:szCs w:val="21"/>
        </w:rPr>
        <w:t xml:space="preserve"> file-&gt;New Project Wizard-&gt;</w:t>
      </w:r>
      <w:r w:rsidRPr="0089468F">
        <w:rPr>
          <w:rFonts w:hint="eastAsia"/>
          <w:szCs w:val="21"/>
        </w:rPr>
        <w:t>选择工程位置和工程名</w:t>
      </w:r>
      <w:r w:rsidRPr="0089468F">
        <w:rPr>
          <w:rFonts w:hint="eastAsia"/>
          <w:szCs w:val="21"/>
        </w:rPr>
        <w:t>-&gt;</w:t>
      </w:r>
      <w:r w:rsidRPr="0089468F">
        <w:rPr>
          <w:rFonts w:hint="eastAsia"/>
          <w:szCs w:val="21"/>
        </w:rPr>
        <w:t>选择芯片</w:t>
      </w:r>
      <w:r w:rsidRPr="0089468F">
        <w:rPr>
          <w:rFonts w:hint="eastAsia"/>
          <w:szCs w:val="21"/>
        </w:rPr>
        <w:t xml:space="preserve"> </w:t>
      </w:r>
      <w:r w:rsidR="00162094">
        <w:rPr>
          <w:b/>
          <w:bCs/>
        </w:rPr>
        <w:t>C</w:t>
      </w:r>
      <w:r w:rsidR="00162094">
        <w:rPr>
          <w:rFonts w:hint="eastAsia"/>
          <w:b/>
          <w:bCs/>
        </w:rPr>
        <w:t>y</w:t>
      </w:r>
      <w:r w:rsidR="00162094">
        <w:rPr>
          <w:b/>
          <w:bCs/>
        </w:rPr>
        <w:t>clone II</w:t>
      </w:r>
      <w:r w:rsidRPr="0089468F">
        <w:rPr>
          <w:rFonts w:hint="eastAsia"/>
          <w:szCs w:val="21"/>
        </w:rPr>
        <w:t>，</w:t>
      </w:r>
      <w:r w:rsidRPr="0089468F">
        <w:rPr>
          <w:rFonts w:hint="eastAsia"/>
          <w:szCs w:val="21"/>
        </w:rPr>
        <w:t>available device</w:t>
      </w:r>
      <w:r w:rsidRPr="0089468F">
        <w:rPr>
          <w:rFonts w:hint="eastAsia"/>
          <w:szCs w:val="21"/>
        </w:rPr>
        <w:t>中选择</w:t>
      </w:r>
      <w:r w:rsidRPr="0089468F">
        <w:rPr>
          <w:rFonts w:hint="eastAsia"/>
          <w:szCs w:val="21"/>
        </w:rPr>
        <w:t xml:space="preserve"> </w:t>
      </w:r>
      <w:r w:rsidR="00162094" w:rsidRPr="001B7418">
        <w:rPr>
          <w:rFonts w:hint="eastAsia"/>
          <w:b/>
          <w:bCs/>
        </w:rPr>
        <w:t>EP</w:t>
      </w:r>
      <w:r w:rsidR="00162094">
        <w:rPr>
          <w:b/>
          <w:bCs/>
        </w:rPr>
        <w:t>2C5T</w:t>
      </w:r>
      <w:r w:rsidR="00162094" w:rsidRPr="001B7418">
        <w:rPr>
          <w:rFonts w:hint="eastAsia"/>
          <w:b/>
          <w:bCs/>
        </w:rPr>
        <w:t>144</w:t>
      </w:r>
      <w:r w:rsidR="00162094">
        <w:rPr>
          <w:b/>
          <w:bCs/>
        </w:rPr>
        <w:t>C8</w:t>
      </w:r>
      <w:r w:rsidRPr="0089468F">
        <w:rPr>
          <w:rFonts w:hint="eastAsia"/>
          <w:szCs w:val="21"/>
        </w:rPr>
        <w:t>-&gt;</w:t>
      </w:r>
      <w:r w:rsidRPr="0089468F">
        <w:rPr>
          <w:rFonts w:hint="eastAsia"/>
          <w:szCs w:val="21"/>
        </w:rPr>
        <w:t>点击</w:t>
      </w:r>
      <w:r w:rsidRPr="0089468F">
        <w:rPr>
          <w:rFonts w:hint="eastAsia"/>
          <w:szCs w:val="21"/>
        </w:rPr>
        <w:t xml:space="preserve"> next-&gt;</w:t>
      </w:r>
      <w:r w:rsidRPr="0089468F">
        <w:rPr>
          <w:rFonts w:hint="eastAsia"/>
          <w:szCs w:val="21"/>
        </w:rPr>
        <w:t>最后点击</w:t>
      </w:r>
      <w:r w:rsidRPr="0089468F">
        <w:rPr>
          <w:rFonts w:hint="eastAsia"/>
          <w:szCs w:val="21"/>
        </w:rPr>
        <w:t xml:space="preserve"> finish </w:t>
      </w:r>
      <w:r w:rsidRPr="0089468F">
        <w:rPr>
          <w:rFonts w:hint="eastAsia"/>
          <w:szCs w:val="21"/>
        </w:rPr>
        <w:t>完成创建工程</w:t>
      </w:r>
    </w:p>
    <w:p w14:paraId="657B8B05" w14:textId="77777777" w:rsidR="00B62E62" w:rsidRPr="001B7418" w:rsidRDefault="00B62E62" w:rsidP="00B62E62">
      <w:pPr>
        <w:pStyle w:val="21"/>
        <w:rPr>
          <w:b w:val="0"/>
          <w:bCs w:val="0"/>
        </w:rPr>
      </w:pPr>
      <w:r w:rsidRPr="001B7418">
        <w:rPr>
          <w:b w:val="0"/>
          <w:bCs w:val="0"/>
        </w:rPr>
        <w:t xml:space="preserve">B) </w:t>
      </w:r>
      <w:r w:rsidRPr="001B7418">
        <w:rPr>
          <w:rFonts w:hint="eastAsia"/>
          <w:b w:val="0"/>
          <w:bCs w:val="0"/>
        </w:rPr>
        <w:t>编写源代码</w:t>
      </w:r>
    </w:p>
    <w:p w14:paraId="4F913175"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根据实验指导和要求实现的功能写出对应的</w:t>
      </w:r>
      <w:r w:rsidRPr="0089468F">
        <w:rPr>
          <w:rFonts w:hint="eastAsia"/>
          <w:szCs w:val="21"/>
        </w:rPr>
        <w:t xml:space="preserve"> Verilog </w:t>
      </w:r>
      <w:r w:rsidRPr="0089468F">
        <w:rPr>
          <w:rFonts w:hint="eastAsia"/>
          <w:szCs w:val="21"/>
        </w:rPr>
        <w:t>代码。</w:t>
      </w:r>
    </w:p>
    <w:p w14:paraId="10232BE6"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步骤：左上角</w:t>
      </w:r>
      <w:r w:rsidRPr="0089468F">
        <w:rPr>
          <w:rFonts w:hint="eastAsia"/>
          <w:szCs w:val="21"/>
        </w:rPr>
        <w:t xml:space="preserve"> file-&gt;new-&gt;Verilog hdl file-&gt;</w:t>
      </w:r>
      <w:r w:rsidRPr="0089468F">
        <w:rPr>
          <w:rFonts w:hint="eastAsia"/>
          <w:szCs w:val="21"/>
        </w:rPr>
        <w:t>编写代码（</w:t>
      </w:r>
      <w:proofErr w:type="gramStart"/>
      <w:r w:rsidRPr="0089468F">
        <w:rPr>
          <w:rFonts w:hint="eastAsia"/>
          <w:szCs w:val="21"/>
        </w:rPr>
        <w:t>模块名需与</w:t>
      </w:r>
      <w:proofErr w:type="gramEnd"/>
      <w:r w:rsidRPr="0089468F">
        <w:rPr>
          <w:rFonts w:hint="eastAsia"/>
          <w:szCs w:val="21"/>
        </w:rPr>
        <w:t>工程名一致）</w:t>
      </w:r>
      <w:r w:rsidRPr="0089468F">
        <w:rPr>
          <w:rFonts w:hint="eastAsia"/>
          <w:szCs w:val="21"/>
        </w:rPr>
        <w:t>-&gt;</w:t>
      </w:r>
      <w:r w:rsidRPr="0089468F">
        <w:rPr>
          <w:rFonts w:hint="eastAsia"/>
          <w:szCs w:val="21"/>
        </w:rPr>
        <w:t>编译成功后保存到工程文件中。</w:t>
      </w:r>
    </w:p>
    <w:p w14:paraId="3057DA97" w14:textId="77777777" w:rsidR="00B62E62" w:rsidRDefault="0089468F" w:rsidP="0089468F">
      <w:pPr>
        <w:adjustRightInd w:val="0"/>
        <w:snapToGrid w:val="0"/>
        <w:spacing w:line="312" w:lineRule="auto"/>
        <w:rPr>
          <w:szCs w:val="21"/>
        </w:rPr>
      </w:pPr>
      <w:r w:rsidRPr="0089468F">
        <w:rPr>
          <w:rFonts w:hint="eastAsia"/>
          <w:szCs w:val="21"/>
        </w:rPr>
        <w:t>代码截图：</w:t>
      </w:r>
    </w:p>
    <w:p w14:paraId="3569A9FF" w14:textId="252767FD" w:rsidR="0089468F" w:rsidRPr="00C52A4F" w:rsidRDefault="00904F7D" w:rsidP="0089468F">
      <w:pPr>
        <w:adjustRightInd w:val="0"/>
        <w:snapToGrid w:val="0"/>
        <w:spacing w:line="312" w:lineRule="auto"/>
        <w:rPr>
          <w:rFonts w:hint="eastAsia"/>
          <w:szCs w:val="21"/>
        </w:rPr>
      </w:pPr>
      <w:r w:rsidRPr="00162094">
        <w:rPr>
          <w:noProof/>
          <w:szCs w:val="21"/>
        </w:rPr>
        <w:drawing>
          <wp:inline distT="0" distB="0" distL="0" distR="0" wp14:anchorId="474847E9" wp14:editId="52D91A89">
            <wp:extent cx="5269230" cy="2494280"/>
            <wp:effectExtent l="0" t="0" r="0" b="0"/>
            <wp:docPr id="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230" cy="2494280"/>
                    </a:xfrm>
                    <a:prstGeom prst="rect">
                      <a:avLst/>
                    </a:prstGeom>
                    <a:noFill/>
                    <a:ln>
                      <a:noFill/>
                    </a:ln>
                  </pic:spPr>
                </pic:pic>
              </a:graphicData>
            </a:graphic>
          </wp:inline>
        </w:drawing>
      </w:r>
    </w:p>
    <w:p w14:paraId="31AB7EFE" w14:textId="77777777" w:rsidR="00B62E62" w:rsidRPr="00C52A4F" w:rsidRDefault="00B62E62" w:rsidP="00B62E62">
      <w:pPr>
        <w:adjustRightInd w:val="0"/>
        <w:snapToGrid w:val="0"/>
        <w:spacing w:line="312" w:lineRule="auto"/>
        <w:rPr>
          <w:szCs w:val="21"/>
        </w:rPr>
      </w:pPr>
    </w:p>
    <w:p w14:paraId="1B33AA92" w14:textId="77777777" w:rsidR="00B62E62" w:rsidRPr="00C52A4F" w:rsidRDefault="00B62E62" w:rsidP="00B62E62">
      <w:pPr>
        <w:pStyle w:val="21"/>
        <w:rPr>
          <w:rFonts w:hint="eastAsia"/>
          <w:b w:val="0"/>
          <w:bCs w:val="0"/>
        </w:rPr>
      </w:pPr>
      <w:r w:rsidRPr="001B7418">
        <w:rPr>
          <w:b w:val="0"/>
          <w:bCs w:val="0"/>
        </w:rPr>
        <w:t>C)</w:t>
      </w:r>
      <w:r w:rsidRPr="001B7418">
        <w:rPr>
          <w:rFonts w:hint="eastAsia"/>
          <w:b w:val="0"/>
          <w:bCs w:val="0"/>
        </w:rPr>
        <w:t xml:space="preserve"> 编译与调试（包含编译调试过程中的错误、警告信息以及资源消耗）</w:t>
      </w:r>
    </w:p>
    <w:p w14:paraId="282363C7"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确定源代码文件为当前工程文件，点击【</w:t>
      </w:r>
      <w:r w:rsidRPr="0089468F">
        <w:rPr>
          <w:rFonts w:hint="eastAsia"/>
          <w:szCs w:val="21"/>
        </w:rPr>
        <w:t>processing</w:t>
      </w:r>
      <w:r w:rsidRPr="0089468F">
        <w:rPr>
          <w:rFonts w:hint="eastAsia"/>
          <w:szCs w:val="21"/>
        </w:rPr>
        <w:t>】</w:t>
      </w:r>
      <w:r w:rsidRPr="0089468F">
        <w:rPr>
          <w:rFonts w:hint="eastAsia"/>
          <w:szCs w:val="21"/>
        </w:rPr>
        <w:t>-</w:t>
      </w:r>
      <w:r w:rsidRPr="0089468F">
        <w:rPr>
          <w:rFonts w:hint="eastAsia"/>
          <w:szCs w:val="21"/>
        </w:rPr>
        <w:t>【</w:t>
      </w:r>
      <w:r w:rsidRPr="0089468F">
        <w:rPr>
          <w:rFonts w:hint="eastAsia"/>
          <w:szCs w:val="21"/>
        </w:rPr>
        <w:t>start compilation</w:t>
      </w:r>
      <w:r w:rsidRPr="0089468F">
        <w:rPr>
          <w:rFonts w:hint="eastAsia"/>
          <w:szCs w:val="21"/>
        </w:rPr>
        <w:t>】进行文件编译，编译成功，保存文件。</w:t>
      </w:r>
    </w:p>
    <w:p w14:paraId="70B7A0BB"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无错误。</w:t>
      </w:r>
    </w:p>
    <w:p w14:paraId="4F9E2529" w14:textId="77777777" w:rsidR="00B62E62" w:rsidRDefault="0089468F" w:rsidP="0089468F">
      <w:pPr>
        <w:adjustRightInd w:val="0"/>
        <w:snapToGrid w:val="0"/>
        <w:spacing w:line="312" w:lineRule="auto"/>
        <w:rPr>
          <w:szCs w:val="21"/>
        </w:rPr>
      </w:pPr>
      <w:r w:rsidRPr="0089468F">
        <w:rPr>
          <w:rFonts w:hint="eastAsia"/>
          <w:szCs w:val="21"/>
        </w:rPr>
        <w:t>警告信息：</w:t>
      </w:r>
    </w:p>
    <w:p w14:paraId="01048039" w14:textId="4C89EF09" w:rsidR="0089468F" w:rsidRPr="00C52A4F" w:rsidRDefault="00904F7D" w:rsidP="0089468F">
      <w:pPr>
        <w:adjustRightInd w:val="0"/>
        <w:snapToGrid w:val="0"/>
        <w:spacing w:line="312" w:lineRule="auto"/>
        <w:rPr>
          <w:rFonts w:hint="eastAsia"/>
          <w:szCs w:val="21"/>
        </w:rPr>
      </w:pPr>
      <w:r w:rsidRPr="00162094">
        <w:rPr>
          <w:noProof/>
          <w:szCs w:val="21"/>
        </w:rPr>
        <w:drawing>
          <wp:inline distT="0" distB="0" distL="0" distR="0" wp14:anchorId="73A9E7B9" wp14:editId="3CDBAF19">
            <wp:extent cx="5278120" cy="488950"/>
            <wp:effectExtent l="0" t="0" r="0" b="0"/>
            <wp:docPr id="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488950"/>
                    </a:xfrm>
                    <a:prstGeom prst="rect">
                      <a:avLst/>
                    </a:prstGeom>
                    <a:noFill/>
                    <a:ln>
                      <a:noFill/>
                    </a:ln>
                  </pic:spPr>
                </pic:pic>
              </a:graphicData>
            </a:graphic>
          </wp:inline>
        </w:drawing>
      </w:r>
    </w:p>
    <w:p w14:paraId="24B7B485" w14:textId="77777777" w:rsidR="00B62E62" w:rsidRDefault="0089468F" w:rsidP="00B62E62">
      <w:pPr>
        <w:adjustRightInd w:val="0"/>
        <w:snapToGrid w:val="0"/>
        <w:spacing w:line="312" w:lineRule="auto"/>
        <w:rPr>
          <w:szCs w:val="21"/>
        </w:rPr>
      </w:pPr>
      <w:r w:rsidRPr="0089468F">
        <w:rPr>
          <w:rFonts w:hint="eastAsia"/>
          <w:szCs w:val="21"/>
        </w:rPr>
        <w:t>资源消耗：</w:t>
      </w:r>
    </w:p>
    <w:p w14:paraId="3695136E" w14:textId="56990EEF" w:rsidR="0089468F" w:rsidRPr="00C52A4F" w:rsidRDefault="00904F7D" w:rsidP="00B62E62">
      <w:pPr>
        <w:adjustRightInd w:val="0"/>
        <w:snapToGrid w:val="0"/>
        <w:spacing w:line="312" w:lineRule="auto"/>
        <w:rPr>
          <w:rFonts w:hint="eastAsia"/>
          <w:szCs w:val="21"/>
        </w:rPr>
      </w:pPr>
      <w:r w:rsidRPr="00162094">
        <w:rPr>
          <w:noProof/>
          <w:szCs w:val="21"/>
        </w:rPr>
        <w:lastRenderedPageBreak/>
        <w:drawing>
          <wp:inline distT="0" distB="0" distL="0" distR="0" wp14:anchorId="2610718D" wp14:editId="13C70F0D">
            <wp:extent cx="5278120" cy="3041650"/>
            <wp:effectExtent l="0" t="0" r="0" b="0"/>
            <wp:docPr id="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041650"/>
                    </a:xfrm>
                    <a:prstGeom prst="rect">
                      <a:avLst/>
                    </a:prstGeom>
                    <a:noFill/>
                    <a:ln>
                      <a:noFill/>
                    </a:ln>
                  </pic:spPr>
                </pic:pic>
              </a:graphicData>
            </a:graphic>
          </wp:inline>
        </w:drawing>
      </w:r>
    </w:p>
    <w:p w14:paraId="10174263" w14:textId="77777777" w:rsidR="00B62E62" w:rsidRDefault="00B62E62" w:rsidP="00B62E62">
      <w:pPr>
        <w:adjustRightInd w:val="0"/>
        <w:snapToGrid w:val="0"/>
        <w:spacing w:line="312" w:lineRule="auto"/>
        <w:rPr>
          <w:szCs w:val="21"/>
        </w:rPr>
      </w:pPr>
    </w:p>
    <w:p w14:paraId="675A7C78" w14:textId="77777777" w:rsidR="0089468F" w:rsidRPr="00C52A4F" w:rsidRDefault="0089468F" w:rsidP="00B62E62">
      <w:pPr>
        <w:adjustRightInd w:val="0"/>
        <w:snapToGrid w:val="0"/>
        <w:spacing w:line="312" w:lineRule="auto"/>
        <w:rPr>
          <w:rFonts w:hint="eastAsia"/>
          <w:szCs w:val="21"/>
        </w:rPr>
      </w:pPr>
    </w:p>
    <w:p w14:paraId="156603C1" w14:textId="77777777" w:rsidR="00B62E62" w:rsidRPr="001B7418" w:rsidRDefault="00B62E62" w:rsidP="00B62E62">
      <w:pPr>
        <w:pStyle w:val="21"/>
        <w:rPr>
          <w:b w:val="0"/>
          <w:bCs w:val="0"/>
        </w:rPr>
      </w:pPr>
      <w:r w:rsidRPr="001B7418">
        <w:rPr>
          <w:b w:val="0"/>
          <w:bCs w:val="0"/>
        </w:rPr>
        <w:t>D) RTL</w:t>
      </w:r>
      <w:r w:rsidRPr="001B7418">
        <w:rPr>
          <w:rFonts w:hint="eastAsia"/>
          <w:b w:val="0"/>
          <w:bCs w:val="0"/>
        </w:rPr>
        <w:t>视图</w:t>
      </w:r>
    </w:p>
    <w:p w14:paraId="05AAB5C5" w14:textId="59F649A5" w:rsidR="00B62E62" w:rsidRPr="00C52A4F" w:rsidRDefault="00904F7D" w:rsidP="00B62E62">
      <w:pPr>
        <w:adjustRightInd w:val="0"/>
        <w:snapToGrid w:val="0"/>
        <w:spacing w:line="312" w:lineRule="auto"/>
        <w:rPr>
          <w:rFonts w:hint="eastAsia"/>
          <w:szCs w:val="21"/>
        </w:rPr>
      </w:pPr>
      <w:r w:rsidRPr="00162094">
        <w:rPr>
          <w:noProof/>
          <w:szCs w:val="21"/>
        </w:rPr>
        <w:drawing>
          <wp:inline distT="0" distB="0" distL="0" distR="0" wp14:anchorId="710B1BB0" wp14:editId="0AC8F1F0">
            <wp:extent cx="5278120" cy="4888865"/>
            <wp:effectExtent l="0" t="0" r="0" b="0"/>
            <wp:docPr id="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4888865"/>
                    </a:xfrm>
                    <a:prstGeom prst="rect">
                      <a:avLst/>
                    </a:prstGeom>
                    <a:noFill/>
                    <a:ln>
                      <a:noFill/>
                    </a:ln>
                  </pic:spPr>
                </pic:pic>
              </a:graphicData>
            </a:graphic>
          </wp:inline>
        </w:drawing>
      </w:r>
    </w:p>
    <w:p w14:paraId="010BF1F4" w14:textId="77777777" w:rsidR="0089468F" w:rsidRPr="0089468F" w:rsidRDefault="0089468F" w:rsidP="0089468F">
      <w:pPr>
        <w:adjustRightInd w:val="0"/>
        <w:snapToGrid w:val="0"/>
        <w:spacing w:line="312" w:lineRule="auto"/>
        <w:rPr>
          <w:rFonts w:hint="eastAsia"/>
          <w:szCs w:val="21"/>
        </w:rPr>
      </w:pPr>
      <w:r w:rsidRPr="0089468F">
        <w:rPr>
          <w:rFonts w:hint="eastAsia"/>
          <w:szCs w:val="21"/>
        </w:rPr>
        <w:t>视图分析及结论：</w:t>
      </w:r>
    </w:p>
    <w:p w14:paraId="424DD7A3" w14:textId="312A1CE4" w:rsidR="0089468F" w:rsidRPr="0089468F" w:rsidRDefault="0089468F" w:rsidP="0089468F">
      <w:pPr>
        <w:adjustRightInd w:val="0"/>
        <w:snapToGrid w:val="0"/>
        <w:spacing w:line="312" w:lineRule="auto"/>
        <w:rPr>
          <w:rFonts w:hint="eastAsia"/>
          <w:szCs w:val="21"/>
        </w:rPr>
      </w:pPr>
      <w:r>
        <w:rPr>
          <w:rFonts w:hint="eastAsia"/>
          <w:szCs w:val="21"/>
        </w:rPr>
        <w:lastRenderedPageBreak/>
        <w:t>视图</w:t>
      </w:r>
      <w:r w:rsidRPr="0089468F">
        <w:rPr>
          <w:rFonts w:hint="eastAsia"/>
          <w:szCs w:val="21"/>
        </w:rPr>
        <w:t>分析：视图左边为输入，右边为输出。其中连接有大量的元器件。例如比较器：当输入相等时输出</w:t>
      </w:r>
      <w:r w:rsidRPr="0089468F">
        <w:rPr>
          <w:rFonts w:hint="eastAsia"/>
          <w:szCs w:val="21"/>
        </w:rPr>
        <w:t>1</w:t>
      </w:r>
      <w:r w:rsidRPr="0089468F">
        <w:rPr>
          <w:rFonts w:hint="eastAsia"/>
          <w:szCs w:val="21"/>
        </w:rPr>
        <w:t>，不相等时输出</w:t>
      </w:r>
      <w:r w:rsidRPr="0089468F">
        <w:rPr>
          <w:rFonts w:hint="eastAsia"/>
          <w:szCs w:val="21"/>
        </w:rPr>
        <w:t>0</w:t>
      </w:r>
      <w:r w:rsidRPr="0089468F">
        <w:rPr>
          <w:rFonts w:hint="eastAsia"/>
          <w:szCs w:val="21"/>
        </w:rPr>
        <w:t>；还由大量的</w:t>
      </w:r>
      <w:r w:rsidRPr="0089468F">
        <w:rPr>
          <w:rFonts w:hint="eastAsia"/>
          <w:szCs w:val="21"/>
        </w:rPr>
        <w:t>2-1</w:t>
      </w:r>
      <w:r w:rsidRPr="0089468F">
        <w:rPr>
          <w:rFonts w:hint="eastAsia"/>
          <w:szCs w:val="21"/>
        </w:rPr>
        <w:t>选择器构成，当控制信号为</w:t>
      </w:r>
      <w:r w:rsidRPr="0089468F">
        <w:rPr>
          <w:rFonts w:hint="eastAsia"/>
          <w:szCs w:val="21"/>
        </w:rPr>
        <w:t>0</w:t>
      </w:r>
      <w:r w:rsidRPr="0089468F">
        <w:rPr>
          <w:rFonts w:hint="eastAsia"/>
          <w:szCs w:val="21"/>
        </w:rPr>
        <w:t>时，输出第一位，控制信号</w:t>
      </w:r>
      <w:r w:rsidRPr="0089468F">
        <w:rPr>
          <w:rFonts w:hint="eastAsia"/>
          <w:szCs w:val="21"/>
        </w:rPr>
        <w:t>1</w:t>
      </w:r>
      <w:r w:rsidRPr="0089468F">
        <w:rPr>
          <w:rFonts w:hint="eastAsia"/>
          <w:szCs w:val="21"/>
        </w:rPr>
        <w:t>时，输出第二位。图中输入信号为</w:t>
      </w:r>
      <w:r w:rsidRPr="0089468F">
        <w:rPr>
          <w:rFonts w:hint="eastAsia"/>
          <w:szCs w:val="21"/>
        </w:rPr>
        <w:t>sm</w:t>
      </w:r>
      <w:r w:rsidRPr="0089468F">
        <w:rPr>
          <w:rFonts w:hint="eastAsia"/>
          <w:szCs w:val="21"/>
        </w:rPr>
        <w:t>等</w:t>
      </w:r>
      <w:r w:rsidR="00162094">
        <w:rPr>
          <w:rFonts w:hint="eastAsia"/>
          <w:szCs w:val="21"/>
        </w:rPr>
        <w:t>15</w:t>
      </w:r>
      <w:r w:rsidRPr="0089468F">
        <w:rPr>
          <w:rFonts w:hint="eastAsia"/>
          <w:szCs w:val="21"/>
        </w:rPr>
        <w:t>个</w:t>
      </w:r>
      <w:r>
        <w:rPr>
          <w:rFonts w:hint="eastAsia"/>
          <w:szCs w:val="21"/>
        </w:rPr>
        <w:t>输入</w:t>
      </w:r>
      <w:r w:rsidRPr="0089468F">
        <w:rPr>
          <w:rFonts w:hint="eastAsia"/>
          <w:szCs w:val="21"/>
        </w:rPr>
        <w:t>，输出信号包括</w:t>
      </w:r>
      <w:r w:rsidRPr="0089468F">
        <w:rPr>
          <w:rFonts w:hint="eastAsia"/>
          <w:szCs w:val="21"/>
        </w:rPr>
        <w:t>reg</w:t>
      </w:r>
      <w:r>
        <w:rPr>
          <w:rFonts w:hint="eastAsia"/>
          <w:szCs w:val="21"/>
        </w:rPr>
        <w:t>_</w:t>
      </w:r>
      <w:r w:rsidRPr="0089468F">
        <w:rPr>
          <w:rFonts w:hint="eastAsia"/>
          <w:szCs w:val="21"/>
        </w:rPr>
        <w:t>ra</w:t>
      </w:r>
      <w:r w:rsidRPr="0089468F">
        <w:rPr>
          <w:rFonts w:hint="eastAsia"/>
          <w:szCs w:val="21"/>
        </w:rPr>
        <w:t>等</w:t>
      </w:r>
      <w:r w:rsidRPr="0089468F">
        <w:rPr>
          <w:rFonts w:hint="eastAsia"/>
          <w:szCs w:val="21"/>
        </w:rPr>
        <w:t>1</w:t>
      </w:r>
      <w:r w:rsidR="00162094">
        <w:rPr>
          <w:rFonts w:hint="eastAsia"/>
          <w:szCs w:val="21"/>
        </w:rPr>
        <w:t>6</w:t>
      </w:r>
      <w:r w:rsidRPr="0089468F">
        <w:rPr>
          <w:rFonts w:hint="eastAsia"/>
          <w:szCs w:val="21"/>
        </w:rPr>
        <w:t>种情况。各个输出端口之间通过导线相连。</w:t>
      </w:r>
    </w:p>
    <w:p w14:paraId="3F565252" w14:textId="77777777" w:rsidR="00B62E62" w:rsidRPr="00C52A4F" w:rsidRDefault="0089468F" w:rsidP="0089468F">
      <w:pPr>
        <w:adjustRightInd w:val="0"/>
        <w:snapToGrid w:val="0"/>
        <w:spacing w:line="312" w:lineRule="auto"/>
        <w:rPr>
          <w:szCs w:val="21"/>
        </w:rPr>
      </w:pPr>
      <w:r w:rsidRPr="0089468F">
        <w:rPr>
          <w:rFonts w:hint="eastAsia"/>
          <w:szCs w:val="21"/>
        </w:rPr>
        <w:t>结论：控制信号产生逻辑功能需要经过</w:t>
      </w:r>
      <w:proofErr w:type="gramStart"/>
      <w:r w:rsidRPr="0089468F">
        <w:rPr>
          <w:rFonts w:hint="eastAsia"/>
          <w:szCs w:val="21"/>
        </w:rPr>
        <w:t>多重门</w:t>
      </w:r>
      <w:proofErr w:type="gramEnd"/>
      <w:r w:rsidRPr="0089468F">
        <w:rPr>
          <w:rFonts w:hint="eastAsia"/>
          <w:szCs w:val="21"/>
        </w:rPr>
        <w:t>的处理后才能实现，其内部原理结构图十分复杂。</w:t>
      </w:r>
    </w:p>
    <w:p w14:paraId="6DA0EB61" w14:textId="77777777" w:rsidR="00B62E62" w:rsidRPr="00C52A4F" w:rsidRDefault="00B62E62" w:rsidP="00B62E62">
      <w:pPr>
        <w:adjustRightInd w:val="0"/>
        <w:snapToGrid w:val="0"/>
        <w:spacing w:line="312" w:lineRule="auto"/>
        <w:rPr>
          <w:rFonts w:hint="eastAsia"/>
          <w:szCs w:val="21"/>
        </w:rPr>
      </w:pPr>
    </w:p>
    <w:p w14:paraId="5172CF0A" w14:textId="77777777" w:rsidR="00B62E62" w:rsidRPr="001B7418" w:rsidRDefault="00B62E62" w:rsidP="00B62E62">
      <w:pPr>
        <w:pStyle w:val="21"/>
        <w:rPr>
          <w:b w:val="0"/>
          <w:bCs w:val="0"/>
        </w:rPr>
      </w:pPr>
      <w:r w:rsidRPr="001B7418">
        <w:rPr>
          <w:b w:val="0"/>
          <w:bCs w:val="0"/>
        </w:rPr>
        <w:t xml:space="preserve">E) </w:t>
      </w:r>
      <w:r w:rsidRPr="001B7418">
        <w:rPr>
          <w:rFonts w:hint="eastAsia"/>
          <w:b w:val="0"/>
          <w:bCs w:val="0"/>
        </w:rPr>
        <w:t>功能仿真波形</w:t>
      </w:r>
    </w:p>
    <w:p w14:paraId="3C7D9491" w14:textId="77777777" w:rsidR="0089468F" w:rsidRPr="0054785E" w:rsidRDefault="0089468F" w:rsidP="0089468F">
      <w:pPr>
        <w:adjustRightInd w:val="0"/>
        <w:snapToGrid w:val="0"/>
        <w:spacing w:line="312" w:lineRule="auto"/>
        <w:rPr>
          <w:rFonts w:hint="eastAsia"/>
        </w:rPr>
      </w:pPr>
      <w:r>
        <w:rPr>
          <w:rFonts w:hint="eastAsia"/>
        </w:rPr>
        <w:t>步骤：新建一个</w:t>
      </w:r>
      <w:r>
        <w:rPr>
          <w:rFonts w:hint="eastAsia"/>
        </w:rPr>
        <w:t>vector waveform file</w:t>
      </w:r>
      <w:r>
        <w:rPr>
          <w:rFonts w:hint="eastAsia"/>
        </w:rPr>
        <w:t>。通过操作：右击</w:t>
      </w:r>
      <w:r>
        <w:rPr>
          <w:rFonts w:hint="eastAsia"/>
        </w:rPr>
        <w:t xml:space="preserve"> -</w:t>
      </w:r>
      <w:r>
        <w:rPr>
          <w:rFonts w:hint="eastAsia"/>
        </w:rPr>
        <w:t>【</w:t>
      </w:r>
      <w:r>
        <w:rPr>
          <w:rFonts w:hint="eastAsia"/>
        </w:rPr>
        <w:t>insert</w:t>
      </w:r>
      <w:r>
        <w:rPr>
          <w:rFonts w:hint="eastAsia"/>
        </w:rPr>
        <w:t>】</w:t>
      </w:r>
      <w:r>
        <w:rPr>
          <w:rFonts w:hint="eastAsia"/>
        </w:rPr>
        <w:t>-</w:t>
      </w:r>
      <w:r>
        <w:rPr>
          <w:rFonts w:hint="eastAsia"/>
        </w:rPr>
        <w:t>【</w:t>
      </w:r>
      <w:r>
        <w:rPr>
          <w:rFonts w:hint="eastAsia"/>
        </w:rPr>
        <w:t>insert node or bus</w:t>
      </w:r>
      <w:r>
        <w:rPr>
          <w:rFonts w:hint="eastAsia"/>
        </w:rPr>
        <w:t>】</w:t>
      </w:r>
      <w:r>
        <w:rPr>
          <w:rFonts w:hint="eastAsia"/>
        </w:rPr>
        <w:t>-</w:t>
      </w:r>
      <w:r>
        <w:rPr>
          <w:rFonts w:hint="eastAsia"/>
        </w:rPr>
        <w:t>【</w:t>
      </w:r>
      <w:r>
        <w:rPr>
          <w:rFonts w:hint="eastAsia"/>
        </w:rPr>
        <w:t>node finder</w:t>
      </w:r>
      <w:r>
        <w:rPr>
          <w:rFonts w:hint="eastAsia"/>
        </w:rPr>
        <w:t>】（</w:t>
      </w:r>
      <w:r>
        <w:rPr>
          <w:rFonts w:hint="eastAsia"/>
        </w:rPr>
        <w:t>pins=all</w:t>
      </w:r>
      <w:r>
        <w:rPr>
          <w:rFonts w:hint="eastAsia"/>
        </w:rPr>
        <w:t>；【</w:t>
      </w:r>
      <w:r>
        <w:rPr>
          <w:rFonts w:hint="eastAsia"/>
        </w:rPr>
        <w:t>list</w:t>
      </w:r>
      <w:r>
        <w:rPr>
          <w:rFonts w:hint="eastAsia"/>
        </w:rPr>
        <w:t>】）</w:t>
      </w:r>
      <w:r>
        <w:rPr>
          <w:rFonts w:hint="eastAsia"/>
        </w:rPr>
        <w:t>-</w:t>
      </w:r>
      <w:r>
        <w:rPr>
          <w:rFonts w:hint="eastAsia"/>
        </w:rPr>
        <w:t>【</w:t>
      </w:r>
      <w:r>
        <w:rPr>
          <w:rFonts w:hint="eastAsia"/>
        </w:rPr>
        <w:t>&gt;&gt;</w:t>
      </w:r>
      <w:r>
        <w:rPr>
          <w:rFonts w:hint="eastAsia"/>
        </w:rPr>
        <w:t>】</w:t>
      </w:r>
      <w:r>
        <w:rPr>
          <w:rFonts w:hint="eastAsia"/>
        </w:rPr>
        <w:t>-</w:t>
      </w:r>
      <w:r>
        <w:rPr>
          <w:rFonts w:hint="eastAsia"/>
        </w:rPr>
        <w:t>【</w:t>
      </w:r>
      <w:r>
        <w:rPr>
          <w:rFonts w:hint="eastAsia"/>
        </w:rPr>
        <w:t>ok</w:t>
      </w:r>
      <w:r>
        <w:rPr>
          <w:rFonts w:hint="eastAsia"/>
        </w:rPr>
        <w:t>】</w:t>
      </w:r>
      <w:r>
        <w:rPr>
          <w:rFonts w:hint="eastAsia"/>
        </w:rPr>
        <w:t>-</w:t>
      </w:r>
      <w:r>
        <w:rPr>
          <w:rFonts w:hint="eastAsia"/>
        </w:rPr>
        <w:t>【</w:t>
      </w:r>
      <w:r>
        <w:rPr>
          <w:rFonts w:hint="eastAsia"/>
        </w:rPr>
        <w:t>ok</w:t>
      </w:r>
      <w:r>
        <w:rPr>
          <w:rFonts w:hint="eastAsia"/>
        </w:rPr>
        <w:t>】，在【</w:t>
      </w:r>
      <w:r>
        <w:rPr>
          <w:rFonts w:hint="eastAsia"/>
        </w:rPr>
        <w:t>assignments</w:t>
      </w:r>
      <w:r>
        <w:rPr>
          <w:rFonts w:hint="eastAsia"/>
        </w:rPr>
        <w:t>】</w:t>
      </w:r>
      <w:r>
        <w:rPr>
          <w:rFonts w:hint="eastAsia"/>
        </w:rPr>
        <w:t>-</w:t>
      </w:r>
      <w:r>
        <w:rPr>
          <w:rFonts w:hint="eastAsia"/>
        </w:rPr>
        <w:t>【</w:t>
      </w:r>
      <w:r>
        <w:rPr>
          <w:rFonts w:hint="eastAsia"/>
        </w:rPr>
        <w:t>setting</w:t>
      </w:r>
      <w:r>
        <w:rPr>
          <w:rFonts w:hint="eastAsia"/>
        </w:rPr>
        <w:t>】</w:t>
      </w:r>
      <w:r>
        <w:rPr>
          <w:rFonts w:hint="eastAsia"/>
        </w:rPr>
        <w:t>-</w:t>
      </w:r>
      <w:r>
        <w:rPr>
          <w:rFonts w:hint="eastAsia"/>
        </w:rPr>
        <w:t>【</w:t>
      </w:r>
      <w:r>
        <w:rPr>
          <w:rFonts w:hint="eastAsia"/>
        </w:rPr>
        <w:t>simulator settings</w:t>
      </w:r>
      <w:r>
        <w:rPr>
          <w:rFonts w:hint="eastAsia"/>
        </w:rPr>
        <w:t>】</w:t>
      </w:r>
      <w:r>
        <w:rPr>
          <w:rFonts w:hint="eastAsia"/>
        </w:rPr>
        <w:t>-</w:t>
      </w:r>
      <w:r>
        <w:rPr>
          <w:rFonts w:hint="eastAsia"/>
        </w:rPr>
        <w:t>【</w:t>
      </w:r>
      <w:r>
        <w:rPr>
          <w:rFonts w:hint="eastAsia"/>
        </w:rPr>
        <w:t>simulation mode</w:t>
      </w:r>
      <w:r>
        <w:rPr>
          <w:rFonts w:hint="eastAsia"/>
        </w:rPr>
        <w:t>】中，将</w:t>
      </w:r>
      <w:r>
        <w:rPr>
          <w:rFonts w:hint="eastAsia"/>
        </w:rPr>
        <w:t xml:space="preserve"> timing </w:t>
      </w:r>
      <w:r>
        <w:rPr>
          <w:rFonts w:hint="eastAsia"/>
        </w:rPr>
        <w:t>修改为</w:t>
      </w:r>
      <w:r>
        <w:rPr>
          <w:rFonts w:hint="eastAsia"/>
        </w:rPr>
        <w:t>functional</w:t>
      </w:r>
      <w:r>
        <w:rPr>
          <w:rFonts w:hint="eastAsia"/>
        </w:rPr>
        <w:t>，然后再点击【</w:t>
      </w:r>
      <w:r>
        <w:rPr>
          <w:rFonts w:hint="eastAsia"/>
        </w:rPr>
        <w:t>processing</w:t>
      </w:r>
      <w:r>
        <w:rPr>
          <w:rFonts w:hint="eastAsia"/>
        </w:rPr>
        <w:t>】</w:t>
      </w:r>
      <w:r>
        <w:rPr>
          <w:rFonts w:hint="eastAsia"/>
        </w:rPr>
        <w:t>-</w:t>
      </w:r>
      <w:r>
        <w:rPr>
          <w:rFonts w:hint="eastAsia"/>
        </w:rPr>
        <w:t>【</w:t>
      </w:r>
      <w:r>
        <w:rPr>
          <w:rFonts w:hint="eastAsia"/>
        </w:rPr>
        <w:t>Generate Functional Simulation Netlist</w:t>
      </w:r>
      <w:r>
        <w:rPr>
          <w:rFonts w:hint="eastAsia"/>
        </w:rPr>
        <w:t>】，接着设置输入波形，成功后点击【</w:t>
      </w:r>
      <w:r>
        <w:rPr>
          <w:rFonts w:hint="eastAsia"/>
        </w:rPr>
        <w:t>start simulation</w:t>
      </w:r>
      <w:r>
        <w:rPr>
          <w:rFonts w:hint="eastAsia"/>
        </w:rPr>
        <w:t>】开始仿真，查看输出功能仿真波形图。</w:t>
      </w:r>
    </w:p>
    <w:p w14:paraId="38B941AA" w14:textId="77777777" w:rsidR="0089468F" w:rsidRDefault="0089468F" w:rsidP="0089468F">
      <w:pPr>
        <w:adjustRightInd w:val="0"/>
        <w:snapToGrid w:val="0"/>
        <w:spacing w:line="312" w:lineRule="auto"/>
      </w:pPr>
      <w:r>
        <w:rPr>
          <w:rFonts w:hint="eastAsia"/>
        </w:rPr>
        <w:t>功能仿真波形图：</w:t>
      </w:r>
    </w:p>
    <w:p w14:paraId="3618D912" w14:textId="0F047B62" w:rsidR="00B62E62" w:rsidRDefault="00904F7D" w:rsidP="00B62E62">
      <w:pPr>
        <w:adjustRightInd w:val="0"/>
        <w:snapToGrid w:val="0"/>
        <w:spacing w:line="312" w:lineRule="auto"/>
        <w:rPr>
          <w:noProof/>
          <w:szCs w:val="21"/>
        </w:rPr>
      </w:pPr>
      <w:r w:rsidRPr="00162094">
        <w:rPr>
          <w:noProof/>
          <w:szCs w:val="21"/>
        </w:rPr>
        <w:drawing>
          <wp:inline distT="0" distB="0" distL="0" distR="0" wp14:anchorId="0967D23D" wp14:editId="58E74F57">
            <wp:extent cx="5269230" cy="2553335"/>
            <wp:effectExtent l="0" t="0" r="0" b="0"/>
            <wp:docPr id="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9230" cy="2553335"/>
                    </a:xfrm>
                    <a:prstGeom prst="rect">
                      <a:avLst/>
                    </a:prstGeom>
                    <a:noFill/>
                    <a:ln>
                      <a:noFill/>
                    </a:ln>
                  </pic:spPr>
                </pic:pic>
              </a:graphicData>
            </a:graphic>
          </wp:inline>
        </w:drawing>
      </w:r>
    </w:p>
    <w:p w14:paraId="1CF14501" w14:textId="1C1946AD" w:rsidR="00162094" w:rsidRPr="00C52A4F" w:rsidRDefault="00904F7D" w:rsidP="00B62E62">
      <w:pPr>
        <w:adjustRightInd w:val="0"/>
        <w:snapToGrid w:val="0"/>
        <w:spacing w:line="312" w:lineRule="auto"/>
        <w:rPr>
          <w:rFonts w:hint="eastAsia"/>
          <w:szCs w:val="21"/>
        </w:rPr>
      </w:pPr>
      <w:r w:rsidRPr="00162094">
        <w:rPr>
          <w:noProof/>
          <w:szCs w:val="21"/>
        </w:rPr>
        <w:drawing>
          <wp:inline distT="0" distB="0" distL="0" distR="0" wp14:anchorId="18D902AE" wp14:editId="38C42C61">
            <wp:extent cx="5273675" cy="1240155"/>
            <wp:effectExtent l="0" t="0" r="0" b="0"/>
            <wp:docPr id="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675" cy="1240155"/>
                    </a:xfrm>
                    <a:prstGeom prst="rect">
                      <a:avLst/>
                    </a:prstGeom>
                    <a:noFill/>
                    <a:ln>
                      <a:noFill/>
                    </a:ln>
                  </pic:spPr>
                </pic:pic>
              </a:graphicData>
            </a:graphic>
          </wp:inline>
        </w:drawing>
      </w:r>
    </w:p>
    <w:p w14:paraId="724C57DC" w14:textId="77777777" w:rsidR="00B62E62" w:rsidRDefault="00B62E62" w:rsidP="00B62E62">
      <w:pPr>
        <w:adjustRightInd w:val="0"/>
        <w:snapToGrid w:val="0"/>
        <w:rPr>
          <w:rFonts w:eastAsia="仿宋_GB2312"/>
          <w:szCs w:val="21"/>
        </w:rPr>
      </w:pPr>
      <w:r>
        <w:rPr>
          <w:rFonts w:eastAsia="仿宋_GB2312" w:hint="eastAsia"/>
          <w:szCs w:val="21"/>
        </w:rPr>
        <w:t>结果分析及结论：</w:t>
      </w:r>
    </w:p>
    <w:p w14:paraId="75D38855" w14:textId="77777777" w:rsidR="00B62E62" w:rsidRPr="00C52A4F" w:rsidRDefault="0089468F" w:rsidP="00B62E62">
      <w:pPr>
        <w:adjustRightInd w:val="0"/>
        <w:snapToGrid w:val="0"/>
        <w:spacing w:line="312" w:lineRule="auto"/>
        <w:rPr>
          <w:szCs w:val="21"/>
        </w:rPr>
      </w:pPr>
      <w:r w:rsidRPr="0089468F">
        <w:rPr>
          <w:rFonts w:hint="eastAsia"/>
          <w:szCs w:val="21"/>
        </w:rPr>
        <w:t>结果分析：功能仿真是指不考虑器件延时和布线延时的理想情况下对源代码进行逻辑功能的验证。由仿真波形可得，对于输入状态的变化，输出结果实时变化，没有延迟，其结果与电路设计的真值表的结果相对应。</w:t>
      </w:r>
    </w:p>
    <w:p w14:paraId="2EB7BD10" w14:textId="77777777" w:rsidR="00162094" w:rsidRPr="00162094" w:rsidRDefault="00162094" w:rsidP="00162094">
      <w:pPr>
        <w:numPr>
          <w:ilvl w:val="0"/>
          <w:numId w:val="24"/>
        </w:numPr>
        <w:rPr>
          <w:rFonts w:hint="eastAsia"/>
          <w:szCs w:val="21"/>
        </w:rPr>
      </w:pPr>
      <w:r w:rsidRPr="00162094">
        <w:rPr>
          <w:rFonts w:hint="eastAsia"/>
          <w:szCs w:val="21"/>
        </w:rPr>
        <w:t>指令码</w:t>
      </w:r>
      <w:r w:rsidRPr="00162094">
        <w:rPr>
          <w:rFonts w:hint="eastAsia"/>
          <w:szCs w:val="21"/>
        </w:rPr>
        <w:t xml:space="preserve"> ir </w:t>
      </w:r>
      <w:r w:rsidRPr="00162094">
        <w:rPr>
          <w:rFonts w:hint="eastAsia"/>
          <w:szCs w:val="21"/>
        </w:rPr>
        <w:t>为</w:t>
      </w:r>
      <w:r w:rsidRPr="00162094">
        <w:rPr>
          <w:rFonts w:hint="eastAsia"/>
          <w:szCs w:val="21"/>
        </w:rPr>
        <w:t xml:space="preserve"> 10100111 </w:t>
      </w:r>
      <w:r w:rsidRPr="00162094">
        <w:rPr>
          <w:rFonts w:hint="eastAsia"/>
          <w:szCs w:val="21"/>
        </w:rPr>
        <w:t>时，</w:t>
      </w:r>
      <w:r w:rsidRPr="00162094">
        <w:rPr>
          <w:rFonts w:hint="eastAsia"/>
          <w:szCs w:val="21"/>
        </w:rPr>
        <w:t>au_ac=1010</w:t>
      </w:r>
      <w:r w:rsidRPr="00162094">
        <w:rPr>
          <w:rFonts w:hint="eastAsia"/>
          <w:szCs w:val="21"/>
        </w:rPr>
        <w:t>，</w:t>
      </w:r>
      <w:r w:rsidRPr="00162094">
        <w:rPr>
          <w:rFonts w:hint="eastAsia"/>
          <w:szCs w:val="21"/>
        </w:rPr>
        <w:t>reg_dr=01</w:t>
      </w:r>
      <w:r w:rsidRPr="00162094">
        <w:rPr>
          <w:rFonts w:hint="eastAsia"/>
          <w:szCs w:val="21"/>
        </w:rPr>
        <w:t>，</w:t>
      </w:r>
      <w:r w:rsidRPr="00162094">
        <w:rPr>
          <w:rFonts w:hint="eastAsia"/>
          <w:szCs w:val="21"/>
        </w:rPr>
        <w:t>reg_sr=11</w:t>
      </w:r>
      <w:r w:rsidRPr="00162094">
        <w:rPr>
          <w:rFonts w:hint="eastAsia"/>
          <w:szCs w:val="21"/>
        </w:rPr>
        <w:t>；</w:t>
      </w:r>
    </w:p>
    <w:p w14:paraId="7066EC76" w14:textId="77777777" w:rsidR="00162094" w:rsidRPr="00162094" w:rsidRDefault="00162094" w:rsidP="00162094">
      <w:pPr>
        <w:numPr>
          <w:ilvl w:val="0"/>
          <w:numId w:val="24"/>
        </w:numPr>
        <w:adjustRightInd w:val="0"/>
        <w:snapToGrid w:val="0"/>
        <w:spacing w:line="312" w:lineRule="auto"/>
        <w:rPr>
          <w:rFonts w:hint="eastAsia"/>
          <w:szCs w:val="21"/>
        </w:rPr>
      </w:pPr>
      <w:r w:rsidRPr="00162094">
        <w:rPr>
          <w:rFonts w:hint="eastAsia"/>
          <w:szCs w:val="21"/>
        </w:rPr>
        <w:t xml:space="preserve">mova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au_en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r w:rsidRPr="00162094">
        <w:rPr>
          <w:rFonts w:hint="eastAsia"/>
          <w:szCs w:val="21"/>
        </w:rPr>
        <w:t>；</w:t>
      </w:r>
    </w:p>
    <w:p w14:paraId="2C21A56F" w14:textId="77777777" w:rsidR="00162094" w:rsidRPr="00162094" w:rsidRDefault="00162094" w:rsidP="00162094">
      <w:pPr>
        <w:numPr>
          <w:ilvl w:val="0"/>
          <w:numId w:val="24"/>
        </w:numPr>
        <w:rPr>
          <w:rFonts w:hint="eastAsia"/>
          <w:szCs w:val="21"/>
        </w:rPr>
      </w:pPr>
      <w:r w:rsidRPr="00162094">
        <w:rPr>
          <w:rFonts w:hint="eastAsia"/>
          <w:szCs w:val="21"/>
        </w:rPr>
        <w:t xml:space="preserve">movb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ram_wr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au_en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p>
    <w:p w14:paraId="051DE4EB" w14:textId="77777777" w:rsidR="00162094" w:rsidRPr="00162094" w:rsidRDefault="00162094" w:rsidP="00162094">
      <w:pPr>
        <w:numPr>
          <w:ilvl w:val="0"/>
          <w:numId w:val="24"/>
        </w:numPr>
        <w:rPr>
          <w:rFonts w:hint="eastAsia"/>
          <w:szCs w:val="21"/>
        </w:rPr>
      </w:pPr>
      <w:r w:rsidRPr="00162094">
        <w:rPr>
          <w:rFonts w:hint="eastAsia"/>
          <w:szCs w:val="21"/>
        </w:rPr>
        <w:lastRenderedPageBreak/>
        <w:t xml:space="preserve">movc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ram_re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r w:rsidRPr="00162094">
        <w:rPr>
          <w:rFonts w:hint="eastAsia"/>
          <w:szCs w:val="21"/>
        </w:rPr>
        <w:t>；</w:t>
      </w:r>
    </w:p>
    <w:p w14:paraId="52276132" w14:textId="77777777" w:rsidR="00162094" w:rsidRPr="00162094" w:rsidRDefault="00162094" w:rsidP="00162094">
      <w:pPr>
        <w:numPr>
          <w:ilvl w:val="0"/>
          <w:numId w:val="24"/>
        </w:numPr>
        <w:adjustRightInd w:val="0"/>
        <w:snapToGrid w:val="0"/>
        <w:spacing w:line="312" w:lineRule="auto"/>
        <w:rPr>
          <w:rFonts w:hint="eastAsia"/>
          <w:szCs w:val="21"/>
        </w:rPr>
      </w:pPr>
      <w:r w:rsidRPr="00162094">
        <w:rPr>
          <w:rFonts w:hint="eastAsia"/>
          <w:szCs w:val="21"/>
        </w:rPr>
        <w:t xml:space="preserve">movd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r w:rsidRPr="00162094">
        <w:rPr>
          <w:rFonts w:hint="eastAsia"/>
          <w:szCs w:val="21"/>
        </w:rPr>
        <w:t>；</w:t>
      </w:r>
    </w:p>
    <w:p w14:paraId="442ADFBF" w14:textId="77777777" w:rsidR="00162094" w:rsidRPr="00162094" w:rsidRDefault="00162094" w:rsidP="00162094">
      <w:pPr>
        <w:numPr>
          <w:ilvl w:val="0"/>
          <w:numId w:val="24"/>
        </w:numPr>
        <w:rPr>
          <w:rFonts w:hint="eastAsia"/>
          <w:szCs w:val="21"/>
        </w:rPr>
      </w:pPr>
      <w:r w:rsidRPr="00162094">
        <w:rPr>
          <w:rFonts w:hint="eastAsia"/>
          <w:szCs w:val="21"/>
        </w:rPr>
        <w:t xml:space="preserve">add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au_en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r w:rsidRPr="00162094">
        <w:rPr>
          <w:rFonts w:hint="eastAsia"/>
          <w:szCs w:val="21"/>
        </w:rPr>
        <w:t>；</w:t>
      </w:r>
    </w:p>
    <w:p w14:paraId="68627611" w14:textId="77777777" w:rsidR="00162094" w:rsidRPr="00162094" w:rsidRDefault="00162094" w:rsidP="00162094">
      <w:pPr>
        <w:numPr>
          <w:ilvl w:val="0"/>
          <w:numId w:val="24"/>
        </w:numPr>
        <w:rPr>
          <w:rFonts w:hint="eastAsia"/>
          <w:szCs w:val="21"/>
        </w:rPr>
      </w:pPr>
      <w:r w:rsidRPr="00162094">
        <w:rPr>
          <w:rFonts w:hint="eastAsia"/>
          <w:szCs w:val="21"/>
        </w:rPr>
        <w:t xml:space="preserve">sub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au_en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gf_en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reg_we</w:t>
      </w:r>
      <w:r w:rsidRPr="00162094">
        <w:rPr>
          <w:rFonts w:hint="eastAsia"/>
          <w:szCs w:val="21"/>
        </w:rPr>
        <w:t>输出为</w:t>
      </w:r>
      <w:r w:rsidRPr="00162094">
        <w:rPr>
          <w:rFonts w:hint="eastAsia"/>
          <w:szCs w:val="21"/>
        </w:rPr>
        <w:t xml:space="preserve"> 1</w:t>
      </w:r>
      <w:r w:rsidRPr="00162094">
        <w:rPr>
          <w:rFonts w:hint="eastAsia"/>
          <w:szCs w:val="21"/>
        </w:rPr>
        <w:t>；</w:t>
      </w:r>
    </w:p>
    <w:p w14:paraId="4060680B" w14:textId="77777777" w:rsidR="00162094" w:rsidRPr="00162094" w:rsidRDefault="00162094" w:rsidP="00162094">
      <w:pPr>
        <w:numPr>
          <w:ilvl w:val="0"/>
          <w:numId w:val="24"/>
        </w:numPr>
        <w:rPr>
          <w:rFonts w:hint="eastAsia"/>
          <w:szCs w:val="21"/>
        </w:rPr>
      </w:pPr>
      <w:r w:rsidRPr="00162094">
        <w:rPr>
          <w:rFonts w:hint="eastAsia"/>
          <w:szCs w:val="21"/>
        </w:rPr>
        <w:t xml:space="preserve">jmp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1,pc_ld </w:t>
      </w:r>
      <w:r w:rsidRPr="00162094">
        <w:rPr>
          <w:rFonts w:hint="eastAsia"/>
          <w:szCs w:val="21"/>
        </w:rPr>
        <w:t>输出为</w:t>
      </w:r>
      <w:r w:rsidRPr="00162094">
        <w:rPr>
          <w:rFonts w:hint="eastAsia"/>
          <w:szCs w:val="21"/>
        </w:rPr>
        <w:t xml:space="preserve"> 1</w:t>
      </w:r>
      <w:r w:rsidRPr="00162094">
        <w:rPr>
          <w:rFonts w:hint="eastAsia"/>
          <w:szCs w:val="21"/>
        </w:rPr>
        <w:t>；</w:t>
      </w:r>
    </w:p>
    <w:p w14:paraId="2055D532" w14:textId="77777777" w:rsidR="00162094" w:rsidRPr="00162094" w:rsidRDefault="00162094" w:rsidP="00162094">
      <w:pPr>
        <w:numPr>
          <w:ilvl w:val="0"/>
          <w:numId w:val="24"/>
        </w:numPr>
        <w:rPr>
          <w:rFonts w:hint="eastAsia"/>
          <w:szCs w:val="21"/>
        </w:rPr>
      </w:pPr>
      <w:r w:rsidRPr="00162094">
        <w:rPr>
          <w:rFonts w:hint="eastAsia"/>
          <w:szCs w:val="21"/>
        </w:rPr>
        <w:t xml:space="preserve">sm </w:t>
      </w:r>
      <w:r w:rsidRPr="00162094">
        <w:rPr>
          <w:rFonts w:hint="eastAsia"/>
          <w:szCs w:val="21"/>
        </w:rPr>
        <w:t>指令为</w:t>
      </w:r>
      <w:r w:rsidRPr="00162094">
        <w:rPr>
          <w:rFonts w:hint="eastAsia"/>
          <w:szCs w:val="21"/>
        </w:rPr>
        <w:t xml:space="preserve"> 1 </w:t>
      </w:r>
      <w:r w:rsidRPr="00162094">
        <w:rPr>
          <w:rFonts w:hint="eastAsia"/>
          <w:szCs w:val="21"/>
        </w:rPr>
        <w:t>时，表示为指令执行阶段，指令可以正常执行；</w:t>
      </w:r>
      <w:r w:rsidRPr="00162094">
        <w:rPr>
          <w:rFonts w:hint="eastAsia"/>
          <w:szCs w:val="21"/>
        </w:rPr>
        <w:t xml:space="preserve">sm </w:t>
      </w:r>
      <w:r w:rsidRPr="00162094">
        <w:rPr>
          <w:rFonts w:hint="eastAsia"/>
          <w:szCs w:val="21"/>
        </w:rPr>
        <w:t>指令为</w:t>
      </w:r>
      <w:r w:rsidRPr="00162094">
        <w:rPr>
          <w:rFonts w:hint="eastAsia"/>
          <w:szCs w:val="21"/>
        </w:rPr>
        <w:t xml:space="preserve"> 0 </w:t>
      </w:r>
      <w:r w:rsidRPr="00162094">
        <w:rPr>
          <w:rFonts w:hint="eastAsia"/>
          <w:szCs w:val="21"/>
        </w:rPr>
        <w:t>时</w:t>
      </w:r>
      <w:proofErr w:type="gramStart"/>
      <w:r w:rsidRPr="00162094">
        <w:rPr>
          <w:rFonts w:hint="eastAsia"/>
          <w:szCs w:val="21"/>
        </w:rPr>
        <w:t>表示取指阶段</w:t>
      </w:r>
      <w:proofErr w:type="gramEnd"/>
      <w:r w:rsidRPr="00162094">
        <w:rPr>
          <w:rFonts w:hint="eastAsia"/>
          <w:szCs w:val="21"/>
        </w:rPr>
        <w:t>，此时</w:t>
      </w:r>
      <w:r w:rsidRPr="00162094">
        <w:rPr>
          <w:rFonts w:hint="eastAsia"/>
          <w:szCs w:val="21"/>
        </w:rPr>
        <w:t xml:space="preserve"> in_pc</w:t>
      </w:r>
      <w:r w:rsidRPr="00162094">
        <w:rPr>
          <w:rFonts w:hint="eastAsia"/>
          <w:szCs w:val="21"/>
        </w:rPr>
        <w:t>、</w:t>
      </w:r>
      <w:r w:rsidRPr="00162094">
        <w:rPr>
          <w:rFonts w:hint="eastAsia"/>
          <w:szCs w:val="21"/>
        </w:rPr>
        <w:t>ram_re</w:t>
      </w:r>
      <w:r w:rsidRPr="00162094">
        <w:rPr>
          <w:rFonts w:hint="eastAsia"/>
          <w:szCs w:val="21"/>
        </w:rPr>
        <w:t>、</w:t>
      </w:r>
      <w:r w:rsidRPr="00162094">
        <w:rPr>
          <w:rFonts w:hint="eastAsia"/>
          <w:szCs w:val="21"/>
        </w:rPr>
        <w:t>id_ir</w:t>
      </w:r>
      <w:r w:rsidRPr="00162094">
        <w:rPr>
          <w:rFonts w:hint="eastAsia"/>
          <w:szCs w:val="21"/>
        </w:rPr>
        <w:t>、</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p>
    <w:p w14:paraId="5D63EA5A" w14:textId="77777777" w:rsidR="00162094" w:rsidRPr="00162094" w:rsidRDefault="00162094" w:rsidP="00162094">
      <w:pPr>
        <w:numPr>
          <w:ilvl w:val="0"/>
          <w:numId w:val="24"/>
        </w:numPr>
        <w:rPr>
          <w:rFonts w:hint="eastAsia"/>
          <w:szCs w:val="21"/>
        </w:rPr>
      </w:pPr>
      <w:r w:rsidRPr="00162094">
        <w:rPr>
          <w:rFonts w:hint="eastAsia"/>
          <w:szCs w:val="21"/>
        </w:rPr>
        <w:t xml:space="preserve">jg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au_en </w:t>
      </w:r>
      <w:r w:rsidRPr="00162094">
        <w:rPr>
          <w:rFonts w:hint="eastAsia"/>
          <w:szCs w:val="21"/>
        </w:rPr>
        <w:t>输出为</w:t>
      </w:r>
      <w:r w:rsidRPr="00162094">
        <w:rPr>
          <w:rFonts w:hint="eastAsia"/>
          <w:szCs w:val="21"/>
        </w:rPr>
        <w:t xml:space="preserve"> 1</w:t>
      </w:r>
      <w:r w:rsidRPr="00162094">
        <w:rPr>
          <w:rFonts w:hint="eastAsia"/>
          <w:szCs w:val="21"/>
        </w:rPr>
        <w:t>；</w:t>
      </w:r>
    </w:p>
    <w:p w14:paraId="03002AB6" w14:textId="77777777" w:rsidR="00162094" w:rsidRPr="00162094" w:rsidRDefault="00162094" w:rsidP="00162094">
      <w:pPr>
        <w:numPr>
          <w:ilvl w:val="0"/>
          <w:numId w:val="24"/>
        </w:numPr>
        <w:rPr>
          <w:rFonts w:hint="eastAsia"/>
          <w:szCs w:val="21"/>
        </w:rPr>
      </w:pPr>
      <w:r w:rsidRPr="00162094">
        <w:rPr>
          <w:rFonts w:hint="eastAsia"/>
          <w:szCs w:val="21"/>
        </w:rPr>
        <w:t>当</w:t>
      </w:r>
      <w:r w:rsidRPr="00162094">
        <w:rPr>
          <w:rFonts w:hint="eastAsia"/>
          <w:szCs w:val="21"/>
        </w:rPr>
        <w:t xml:space="preserve"> g </w:t>
      </w:r>
      <w:r w:rsidRPr="00162094">
        <w:rPr>
          <w:rFonts w:hint="eastAsia"/>
          <w:szCs w:val="21"/>
        </w:rPr>
        <w:t>与</w:t>
      </w:r>
      <w:r w:rsidRPr="00162094">
        <w:rPr>
          <w:rFonts w:hint="eastAsia"/>
          <w:szCs w:val="21"/>
        </w:rPr>
        <w:t xml:space="preserve"> jg </w:t>
      </w:r>
      <w:r w:rsidRPr="00162094">
        <w:rPr>
          <w:rFonts w:hint="eastAsia"/>
          <w:szCs w:val="21"/>
        </w:rPr>
        <w:t>指令共同执行时，</w:t>
      </w:r>
      <w:r w:rsidRPr="00162094">
        <w:rPr>
          <w:rFonts w:hint="eastAsia"/>
          <w:szCs w:val="21"/>
        </w:rPr>
        <w:t xml:space="preserve">pc_ld </w:t>
      </w:r>
      <w:r w:rsidRPr="00162094">
        <w:rPr>
          <w:rFonts w:hint="eastAsia"/>
          <w:szCs w:val="21"/>
        </w:rPr>
        <w:t>输出为</w:t>
      </w:r>
      <w:r w:rsidRPr="00162094">
        <w:rPr>
          <w:rFonts w:hint="eastAsia"/>
          <w:szCs w:val="21"/>
        </w:rPr>
        <w:t xml:space="preserve"> 1</w:t>
      </w:r>
      <w:r w:rsidRPr="00162094">
        <w:rPr>
          <w:rFonts w:hint="eastAsia"/>
          <w:szCs w:val="21"/>
        </w:rPr>
        <w:t>；</w:t>
      </w:r>
    </w:p>
    <w:p w14:paraId="1D79CA76" w14:textId="77777777" w:rsidR="00162094" w:rsidRPr="00162094" w:rsidRDefault="00162094" w:rsidP="00162094">
      <w:pPr>
        <w:numPr>
          <w:ilvl w:val="0"/>
          <w:numId w:val="24"/>
        </w:numPr>
        <w:rPr>
          <w:rFonts w:hint="eastAsia"/>
          <w:szCs w:val="21"/>
        </w:rPr>
      </w:pPr>
      <w:r w:rsidRPr="00162094">
        <w:rPr>
          <w:rFonts w:hint="eastAsia"/>
          <w:szCs w:val="21"/>
        </w:rPr>
        <w:t>当</w:t>
      </w:r>
      <w:r w:rsidRPr="00162094">
        <w:rPr>
          <w:rFonts w:hint="eastAsia"/>
          <w:szCs w:val="21"/>
        </w:rPr>
        <w:t xml:space="preserve"> in1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in_en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r w:rsidRPr="00162094">
        <w:rPr>
          <w:rFonts w:hint="eastAsia"/>
          <w:szCs w:val="21"/>
        </w:rPr>
        <w:t>；</w:t>
      </w:r>
    </w:p>
    <w:p w14:paraId="77F9E0DB" w14:textId="77777777" w:rsidR="00162094" w:rsidRPr="00162094" w:rsidRDefault="00162094" w:rsidP="00162094">
      <w:pPr>
        <w:numPr>
          <w:ilvl w:val="0"/>
          <w:numId w:val="24"/>
        </w:numPr>
        <w:rPr>
          <w:rFonts w:hint="eastAsia"/>
          <w:szCs w:val="21"/>
        </w:rPr>
      </w:pPr>
      <w:r w:rsidRPr="00162094">
        <w:rPr>
          <w:rFonts w:hint="eastAsia"/>
          <w:szCs w:val="21"/>
        </w:rPr>
        <w:t>当</w:t>
      </w:r>
      <w:r w:rsidRPr="00162094">
        <w:rPr>
          <w:rFonts w:hint="eastAsia"/>
          <w:szCs w:val="21"/>
        </w:rPr>
        <w:t xml:space="preserve"> out1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au_en</w:t>
      </w:r>
      <w:r w:rsidRPr="00162094">
        <w:rPr>
          <w:rFonts w:hint="eastAsia"/>
          <w:szCs w:val="21"/>
        </w:rPr>
        <w:t>、</w:t>
      </w:r>
      <w:r w:rsidRPr="00162094">
        <w:rPr>
          <w:rFonts w:hint="eastAsia"/>
          <w:szCs w:val="21"/>
        </w:rPr>
        <w:t xml:space="preserve">out_en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reg_we</w:t>
      </w:r>
      <w:r w:rsidRPr="00162094">
        <w:rPr>
          <w:rFonts w:hint="eastAsia"/>
          <w:szCs w:val="21"/>
        </w:rPr>
        <w:t>输出为</w:t>
      </w:r>
      <w:r w:rsidRPr="00162094">
        <w:rPr>
          <w:rFonts w:hint="eastAsia"/>
          <w:szCs w:val="21"/>
        </w:rPr>
        <w:t xml:space="preserve"> 1</w:t>
      </w:r>
      <w:r w:rsidRPr="00162094">
        <w:rPr>
          <w:rFonts w:hint="eastAsia"/>
          <w:szCs w:val="21"/>
        </w:rPr>
        <w:t>；</w:t>
      </w:r>
    </w:p>
    <w:p w14:paraId="5152FA50" w14:textId="77777777" w:rsidR="00162094" w:rsidRPr="00162094" w:rsidRDefault="00162094" w:rsidP="00162094">
      <w:pPr>
        <w:numPr>
          <w:ilvl w:val="0"/>
          <w:numId w:val="24"/>
        </w:numPr>
        <w:rPr>
          <w:rFonts w:hint="eastAsia"/>
          <w:szCs w:val="21"/>
        </w:rPr>
      </w:pPr>
      <w:r w:rsidRPr="00162094">
        <w:rPr>
          <w:rFonts w:hint="eastAsia"/>
          <w:szCs w:val="21"/>
        </w:rPr>
        <w:t>当</w:t>
      </w:r>
      <w:r w:rsidRPr="00162094">
        <w:rPr>
          <w:rFonts w:hint="eastAsia"/>
          <w:szCs w:val="21"/>
        </w:rPr>
        <w:t xml:space="preserve"> movi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pc_in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ram_re </w:t>
      </w:r>
      <w:r w:rsidRPr="00162094">
        <w:rPr>
          <w:rFonts w:hint="eastAsia"/>
          <w:szCs w:val="21"/>
        </w:rPr>
        <w:t>输出为</w:t>
      </w:r>
      <w:r w:rsidRPr="00162094">
        <w:rPr>
          <w:rFonts w:hint="eastAsia"/>
          <w:szCs w:val="21"/>
        </w:rPr>
        <w:t xml:space="preserve"> 1</w:t>
      </w:r>
      <w:r w:rsidRPr="00162094">
        <w:rPr>
          <w:rFonts w:hint="eastAsia"/>
          <w:szCs w:val="21"/>
        </w:rPr>
        <w:t>，</w:t>
      </w:r>
      <w:r w:rsidRPr="00162094">
        <w:rPr>
          <w:rFonts w:hint="eastAsia"/>
          <w:szCs w:val="21"/>
        </w:rPr>
        <w:t xml:space="preserve">mux_s </w:t>
      </w:r>
      <w:r w:rsidRPr="00162094">
        <w:rPr>
          <w:rFonts w:hint="eastAsia"/>
          <w:szCs w:val="21"/>
        </w:rPr>
        <w:t>输出为</w:t>
      </w:r>
      <w:r w:rsidRPr="00162094">
        <w:rPr>
          <w:rFonts w:hint="eastAsia"/>
          <w:szCs w:val="21"/>
        </w:rPr>
        <w:t>1</w:t>
      </w:r>
      <w:r w:rsidRPr="00162094">
        <w:rPr>
          <w:rFonts w:hint="eastAsia"/>
          <w:szCs w:val="21"/>
        </w:rPr>
        <w:t>，</w:t>
      </w:r>
      <w:r w:rsidRPr="00162094">
        <w:rPr>
          <w:rFonts w:hint="eastAsia"/>
          <w:szCs w:val="21"/>
        </w:rPr>
        <w:t xml:space="preserve">reg_we </w:t>
      </w:r>
      <w:r w:rsidRPr="00162094">
        <w:rPr>
          <w:rFonts w:hint="eastAsia"/>
          <w:szCs w:val="21"/>
        </w:rPr>
        <w:t>输出为</w:t>
      </w:r>
      <w:r w:rsidRPr="00162094">
        <w:rPr>
          <w:rFonts w:hint="eastAsia"/>
          <w:szCs w:val="21"/>
        </w:rPr>
        <w:t xml:space="preserve"> 1;</w:t>
      </w:r>
    </w:p>
    <w:p w14:paraId="62BE8D97" w14:textId="3DD57A26" w:rsidR="001263C8" w:rsidRPr="00162094" w:rsidRDefault="00162094" w:rsidP="00162094">
      <w:pPr>
        <w:numPr>
          <w:ilvl w:val="0"/>
          <w:numId w:val="24"/>
        </w:numPr>
        <w:rPr>
          <w:szCs w:val="21"/>
        </w:rPr>
      </w:pPr>
      <w:r w:rsidRPr="00162094">
        <w:rPr>
          <w:rFonts w:hint="eastAsia"/>
          <w:szCs w:val="21"/>
        </w:rPr>
        <w:t>当</w:t>
      </w:r>
      <w:r w:rsidRPr="00162094">
        <w:rPr>
          <w:rFonts w:hint="eastAsia"/>
          <w:szCs w:val="21"/>
        </w:rPr>
        <w:t xml:space="preserve"> halt </w:t>
      </w:r>
      <w:r w:rsidRPr="00162094">
        <w:rPr>
          <w:rFonts w:hint="eastAsia"/>
          <w:szCs w:val="21"/>
        </w:rPr>
        <w:t>指令执行时，</w:t>
      </w:r>
      <w:r w:rsidRPr="00162094">
        <w:rPr>
          <w:rFonts w:hint="eastAsia"/>
          <w:szCs w:val="21"/>
        </w:rPr>
        <w:t xml:space="preserve">sm_en </w:t>
      </w:r>
      <w:r w:rsidRPr="00162094">
        <w:rPr>
          <w:rFonts w:hint="eastAsia"/>
          <w:szCs w:val="21"/>
        </w:rPr>
        <w:t>输出为</w:t>
      </w:r>
      <w:r w:rsidRPr="00162094">
        <w:rPr>
          <w:rFonts w:hint="eastAsia"/>
          <w:szCs w:val="21"/>
        </w:rPr>
        <w:t xml:space="preserve"> 0</w:t>
      </w:r>
      <w:r w:rsidRPr="00162094">
        <w:rPr>
          <w:rFonts w:hint="eastAsia"/>
          <w:szCs w:val="21"/>
        </w:rPr>
        <w:t>，</w:t>
      </w:r>
      <w:r w:rsidRPr="00162094">
        <w:rPr>
          <w:rFonts w:hint="eastAsia"/>
          <w:szCs w:val="21"/>
        </w:rPr>
        <w:t xml:space="preserve">sm </w:t>
      </w:r>
      <w:proofErr w:type="gramStart"/>
      <w:r w:rsidRPr="00162094">
        <w:rPr>
          <w:rFonts w:hint="eastAsia"/>
          <w:szCs w:val="21"/>
        </w:rPr>
        <w:t>不</w:t>
      </w:r>
      <w:proofErr w:type="gramEnd"/>
      <w:r w:rsidRPr="00162094">
        <w:rPr>
          <w:rFonts w:hint="eastAsia"/>
          <w:szCs w:val="21"/>
        </w:rPr>
        <w:t>反转，无法进行下</w:t>
      </w:r>
      <w:proofErr w:type="gramStart"/>
      <w:r w:rsidRPr="00162094">
        <w:rPr>
          <w:rFonts w:hint="eastAsia"/>
          <w:szCs w:val="21"/>
        </w:rPr>
        <w:t>一轮取指操作</w:t>
      </w:r>
      <w:proofErr w:type="gramEnd"/>
      <w:r w:rsidRPr="00162094">
        <w:rPr>
          <w:rFonts w:hint="eastAsia"/>
          <w:szCs w:val="21"/>
        </w:rPr>
        <w:t>，</w:t>
      </w:r>
      <w:proofErr w:type="gramStart"/>
      <w:r w:rsidRPr="00162094">
        <w:rPr>
          <w:rFonts w:hint="eastAsia"/>
          <w:szCs w:val="21"/>
        </w:rPr>
        <w:t>指令机</w:t>
      </w:r>
      <w:proofErr w:type="gramEnd"/>
      <w:r w:rsidRPr="00162094">
        <w:rPr>
          <w:rFonts w:hint="eastAsia"/>
          <w:szCs w:val="21"/>
        </w:rPr>
        <w:t>停机。</w:t>
      </w:r>
    </w:p>
    <w:p w14:paraId="434AD3C4" w14:textId="77777777" w:rsidR="001263C8" w:rsidRPr="00C52A4F" w:rsidRDefault="001263C8" w:rsidP="001263C8">
      <w:pPr>
        <w:adjustRightInd w:val="0"/>
        <w:snapToGrid w:val="0"/>
        <w:spacing w:line="312" w:lineRule="auto"/>
        <w:rPr>
          <w:szCs w:val="21"/>
        </w:rPr>
      </w:pPr>
      <w:r w:rsidRPr="001263C8">
        <w:rPr>
          <w:rFonts w:eastAsia="仿宋_GB2312" w:hint="eastAsia"/>
          <w:szCs w:val="21"/>
        </w:rPr>
        <w:t>结论：功能仿真是指在一个设计中，在设计实现前对所创建的逻辑进行的验证其功能是否正确的过程。</w:t>
      </w:r>
      <w:r w:rsidRPr="001263C8">
        <w:rPr>
          <w:rFonts w:eastAsia="仿宋_GB2312" w:hint="eastAsia"/>
          <w:szCs w:val="21"/>
        </w:rPr>
        <w:t xml:space="preserve"> </w:t>
      </w:r>
      <w:r w:rsidRPr="001263C8">
        <w:rPr>
          <w:rFonts w:eastAsia="仿宋_GB2312" w:hint="eastAsia"/>
          <w:szCs w:val="21"/>
        </w:rPr>
        <w:t>布局布线以前的仿真都称作功能仿真，它包括综合前仿真（</w:t>
      </w:r>
      <w:r w:rsidRPr="001263C8">
        <w:rPr>
          <w:rFonts w:eastAsia="仿宋_GB2312" w:hint="eastAsia"/>
          <w:szCs w:val="21"/>
        </w:rPr>
        <w:t>Pre-Synthesis Simulation</w:t>
      </w:r>
      <w:r w:rsidRPr="001263C8">
        <w:rPr>
          <w:rFonts w:eastAsia="仿宋_GB2312" w:hint="eastAsia"/>
          <w:szCs w:val="21"/>
        </w:rPr>
        <w:t>）和综合后仿真（</w:t>
      </w:r>
      <w:r w:rsidRPr="001263C8">
        <w:rPr>
          <w:rFonts w:eastAsia="仿宋_GB2312" w:hint="eastAsia"/>
          <w:szCs w:val="21"/>
        </w:rPr>
        <w:t>Post-Synthesis Simulation</w:t>
      </w:r>
      <w:r w:rsidRPr="001263C8">
        <w:rPr>
          <w:rFonts w:eastAsia="仿宋_GB2312" w:hint="eastAsia"/>
          <w:szCs w:val="21"/>
        </w:rPr>
        <w:t>）。</w:t>
      </w:r>
      <w:r w:rsidRPr="001263C8">
        <w:rPr>
          <w:rFonts w:eastAsia="仿宋_GB2312" w:hint="eastAsia"/>
          <w:szCs w:val="21"/>
        </w:rPr>
        <w:t xml:space="preserve"> </w:t>
      </w:r>
      <w:r w:rsidRPr="001263C8">
        <w:rPr>
          <w:rFonts w:eastAsia="仿宋_GB2312" w:hint="eastAsia"/>
          <w:szCs w:val="21"/>
        </w:rPr>
        <w:t>综合前仿真主要针对基于原理框图的设计</w:t>
      </w:r>
      <w:r w:rsidRPr="001263C8">
        <w:rPr>
          <w:rFonts w:eastAsia="仿宋_GB2312" w:hint="eastAsia"/>
          <w:szCs w:val="21"/>
        </w:rPr>
        <w:t xml:space="preserve"> ; </w:t>
      </w:r>
      <w:r w:rsidRPr="001263C8">
        <w:rPr>
          <w:rFonts w:eastAsia="仿宋_GB2312" w:hint="eastAsia"/>
          <w:szCs w:val="21"/>
        </w:rPr>
        <w:t>综合后</w:t>
      </w:r>
      <w:proofErr w:type="gramStart"/>
      <w:r w:rsidRPr="001263C8">
        <w:rPr>
          <w:rFonts w:eastAsia="仿宋_GB2312" w:hint="eastAsia"/>
          <w:szCs w:val="21"/>
        </w:rPr>
        <w:t>仿真既</w:t>
      </w:r>
      <w:proofErr w:type="gramEnd"/>
      <w:r w:rsidRPr="001263C8">
        <w:rPr>
          <w:rFonts w:eastAsia="仿宋_GB2312" w:hint="eastAsia"/>
          <w:szCs w:val="21"/>
        </w:rPr>
        <w:t>适合原理图设计</w:t>
      </w:r>
      <w:r w:rsidRPr="001263C8">
        <w:rPr>
          <w:rFonts w:eastAsia="仿宋_GB2312" w:hint="eastAsia"/>
          <w:szCs w:val="21"/>
        </w:rPr>
        <w:t xml:space="preserve"> , </w:t>
      </w:r>
      <w:r w:rsidRPr="001263C8">
        <w:rPr>
          <w:rFonts w:eastAsia="仿宋_GB2312" w:hint="eastAsia"/>
          <w:szCs w:val="21"/>
        </w:rPr>
        <w:t>也适合基于</w:t>
      </w:r>
      <w:r w:rsidRPr="001263C8">
        <w:rPr>
          <w:rFonts w:eastAsia="仿宋_GB2312" w:hint="eastAsia"/>
          <w:szCs w:val="21"/>
        </w:rPr>
        <w:t xml:space="preserve"> HDL </w:t>
      </w:r>
      <w:r w:rsidRPr="001263C8">
        <w:rPr>
          <w:rFonts w:eastAsia="仿宋_GB2312" w:hint="eastAsia"/>
          <w:szCs w:val="21"/>
        </w:rPr>
        <w:t>语言的设计。功能仿真操作简单，能体现和验证实验的功能，但忽略延迟的影响会使结果与实际结果，有一定误差。</w:t>
      </w:r>
    </w:p>
    <w:p w14:paraId="28AACDFC" w14:textId="77777777" w:rsidR="00B62E62" w:rsidRPr="00C52A4F" w:rsidRDefault="00B62E62" w:rsidP="00B62E62">
      <w:pPr>
        <w:adjustRightInd w:val="0"/>
        <w:snapToGrid w:val="0"/>
        <w:spacing w:line="312" w:lineRule="auto"/>
        <w:rPr>
          <w:rFonts w:hint="eastAsia"/>
          <w:szCs w:val="21"/>
        </w:rPr>
      </w:pPr>
    </w:p>
    <w:p w14:paraId="3BAD16D6" w14:textId="77777777" w:rsidR="00B62E62" w:rsidRPr="001B7418" w:rsidRDefault="00B62E62" w:rsidP="00B62E62">
      <w:pPr>
        <w:pStyle w:val="21"/>
        <w:rPr>
          <w:b w:val="0"/>
          <w:bCs w:val="0"/>
        </w:rPr>
      </w:pPr>
      <w:r w:rsidRPr="001B7418">
        <w:rPr>
          <w:b w:val="0"/>
          <w:bCs w:val="0"/>
        </w:rPr>
        <w:t xml:space="preserve">F) </w:t>
      </w:r>
      <w:r w:rsidRPr="001B7418">
        <w:rPr>
          <w:rFonts w:hint="eastAsia"/>
          <w:b w:val="0"/>
          <w:bCs w:val="0"/>
        </w:rPr>
        <w:t>时序仿真波形</w:t>
      </w:r>
    </w:p>
    <w:p w14:paraId="7A51E4DC" w14:textId="77777777" w:rsidR="001263C8" w:rsidRPr="0054785E" w:rsidRDefault="001263C8" w:rsidP="001263C8">
      <w:pPr>
        <w:adjustRightInd w:val="0"/>
        <w:snapToGrid w:val="0"/>
        <w:spacing w:line="312" w:lineRule="auto"/>
        <w:rPr>
          <w:rFonts w:hint="eastAsia"/>
          <w:szCs w:val="21"/>
        </w:rPr>
      </w:pPr>
      <w:r w:rsidRPr="0054785E">
        <w:rPr>
          <w:rFonts w:hint="eastAsia"/>
          <w:szCs w:val="21"/>
        </w:rPr>
        <w:t>步骤：新建一个</w:t>
      </w:r>
      <w:r w:rsidRPr="0054785E">
        <w:rPr>
          <w:rFonts w:hint="eastAsia"/>
          <w:szCs w:val="21"/>
        </w:rPr>
        <w:t xml:space="preserve"> vector waveform file</w:t>
      </w:r>
      <w:r w:rsidRPr="0054785E">
        <w:rPr>
          <w:rFonts w:hint="eastAsia"/>
          <w:szCs w:val="21"/>
        </w:rPr>
        <w:t>。通过操作：右击</w:t>
      </w:r>
      <w:r w:rsidRPr="0054785E">
        <w:rPr>
          <w:rFonts w:hint="eastAsia"/>
          <w:szCs w:val="21"/>
        </w:rPr>
        <w:t xml:space="preserve"> -</w:t>
      </w:r>
      <w:r w:rsidRPr="0054785E">
        <w:rPr>
          <w:rFonts w:hint="eastAsia"/>
          <w:szCs w:val="21"/>
        </w:rPr>
        <w:t>【</w:t>
      </w:r>
      <w:r w:rsidRPr="0054785E">
        <w:rPr>
          <w:rFonts w:hint="eastAsia"/>
          <w:szCs w:val="21"/>
        </w:rPr>
        <w:t>insert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insert node or bus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node finder</w:t>
      </w:r>
      <w:r w:rsidRPr="0054785E">
        <w:rPr>
          <w:rFonts w:hint="eastAsia"/>
          <w:szCs w:val="21"/>
        </w:rPr>
        <w:t>】（</w:t>
      </w:r>
      <w:r w:rsidRPr="0054785E">
        <w:rPr>
          <w:rFonts w:hint="eastAsia"/>
          <w:szCs w:val="21"/>
        </w:rPr>
        <w:t>pins=all</w:t>
      </w:r>
      <w:r w:rsidRPr="0054785E">
        <w:rPr>
          <w:rFonts w:hint="eastAsia"/>
          <w:szCs w:val="21"/>
        </w:rPr>
        <w:t>；【</w:t>
      </w:r>
      <w:r w:rsidRPr="0054785E">
        <w:rPr>
          <w:rFonts w:hint="eastAsia"/>
          <w:szCs w:val="21"/>
        </w:rPr>
        <w:t>list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&gt;&gt;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】。接着设置输入波形，然后点击【</w:t>
      </w:r>
      <w:r w:rsidRPr="0054785E">
        <w:rPr>
          <w:rFonts w:hint="eastAsia"/>
          <w:szCs w:val="21"/>
        </w:rPr>
        <w:t>start simulation</w:t>
      </w:r>
      <w:r w:rsidRPr="0054785E">
        <w:rPr>
          <w:rFonts w:hint="eastAsia"/>
          <w:szCs w:val="21"/>
        </w:rPr>
        <w:t>】开始仿真，查看时序仿真输出波形图。</w:t>
      </w:r>
    </w:p>
    <w:p w14:paraId="32C5B2F3" w14:textId="77777777" w:rsidR="00B62E62" w:rsidRDefault="001263C8" w:rsidP="001263C8">
      <w:pPr>
        <w:adjustRightInd w:val="0"/>
        <w:snapToGrid w:val="0"/>
        <w:spacing w:line="312" w:lineRule="auto"/>
        <w:rPr>
          <w:szCs w:val="21"/>
        </w:rPr>
      </w:pPr>
      <w:r w:rsidRPr="0054785E">
        <w:rPr>
          <w:rFonts w:hint="eastAsia"/>
          <w:szCs w:val="21"/>
        </w:rPr>
        <w:t>时序仿真图：</w:t>
      </w:r>
    </w:p>
    <w:p w14:paraId="656EE4D3" w14:textId="4B235A04" w:rsidR="001263C8" w:rsidRDefault="00904F7D" w:rsidP="001263C8">
      <w:pPr>
        <w:adjustRightInd w:val="0"/>
        <w:snapToGrid w:val="0"/>
        <w:spacing w:line="312" w:lineRule="auto"/>
        <w:rPr>
          <w:szCs w:val="21"/>
        </w:rPr>
      </w:pPr>
      <w:r w:rsidRPr="00162094">
        <w:rPr>
          <w:noProof/>
          <w:szCs w:val="21"/>
        </w:rPr>
        <w:lastRenderedPageBreak/>
        <w:drawing>
          <wp:inline distT="0" distB="0" distL="0" distR="0" wp14:anchorId="735790C0" wp14:editId="794720D9">
            <wp:extent cx="5273675" cy="3051175"/>
            <wp:effectExtent l="0" t="0" r="0" b="0"/>
            <wp:docPr id="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3051175"/>
                    </a:xfrm>
                    <a:prstGeom prst="rect">
                      <a:avLst/>
                    </a:prstGeom>
                    <a:noFill/>
                    <a:ln>
                      <a:noFill/>
                    </a:ln>
                  </pic:spPr>
                </pic:pic>
              </a:graphicData>
            </a:graphic>
          </wp:inline>
        </w:drawing>
      </w:r>
    </w:p>
    <w:p w14:paraId="6A4D569B" w14:textId="77777777" w:rsidR="001263C8" w:rsidRPr="001263C8" w:rsidRDefault="001263C8" w:rsidP="001263C8">
      <w:pPr>
        <w:adjustRightInd w:val="0"/>
        <w:snapToGrid w:val="0"/>
        <w:spacing w:line="312" w:lineRule="auto"/>
        <w:rPr>
          <w:rFonts w:hint="eastAsia"/>
          <w:szCs w:val="21"/>
        </w:rPr>
      </w:pPr>
      <w:r w:rsidRPr="001263C8">
        <w:rPr>
          <w:rFonts w:hint="eastAsia"/>
          <w:szCs w:val="21"/>
        </w:rPr>
        <w:t>结果分析及结论：</w:t>
      </w:r>
    </w:p>
    <w:p w14:paraId="34005DFD" w14:textId="77777777" w:rsidR="001263C8" w:rsidRPr="001263C8" w:rsidRDefault="001263C8" w:rsidP="001263C8">
      <w:pPr>
        <w:adjustRightInd w:val="0"/>
        <w:snapToGrid w:val="0"/>
        <w:spacing w:line="312" w:lineRule="auto"/>
        <w:rPr>
          <w:rFonts w:hint="eastAsia"/>
          <w:szCs w:val="21"/>
        </w:rPr>
      </w:pPr>
      <w:r w:rsidRPr="001263C8">
        <w:rPr>
          <w:rFonts w:hint="eastAsia"/>
          <w:szCs w:val="21"/>
        </w:rPr>
        <w:t>结果分析：时序仿真是指在布线后进行，是最接近真实器件运行的仿真，它与特定的器件有关，又包含了器件和布线的延时信息。由波形可得，当输入状态发生改变时，输出结果并未同时改变，而是有一定延迟，同时由于输入状态的改变，导致电路出现“冒险”，导致输出结果并未与预期结果相同。</w:t>
      </w:r>
    </w:p>
    <w:p w14:paraId="0D22790C" w14:textId="77777777" w:rsidR="001263C8" w:rsidRPr="001263C8" w:rsidRDefault="001263C8" w:rsidP="001263C8">
      <w:pPr>
        <w:adjustRightInd w:val="0"/>
        <w:snapToGrid w:val="0"/>
        <w:spacing w:line="312" w:lineRule="auto"/>
        <w:rPr>
          <w:szCs w:val="21"/>
        </w:rPr>
      </w:pPr>
    </w:p>
    <w:p w14:paraId="7E8A756E" w14:textId="77777777" w:rsidR="001263C8" w:rsidRDefault="001263C8" w:rsidP="001263C8">
      <w:pPr>
        <w:adjustRightInd w:val="0"/>
        <w:snapToGrid w:val="0"/>
        <w:spacing w:line="312" w:lineRule="auto"/>
        <w:rPr>
          <w:szCs w:val="21"/>
        </w:rPr>
      </w:pPr>
      <w:r w:rsidRPr="001263C8">
        <w:rPr>
          <w:rFonts w:hint="eastAsia"/>
          <w:szCs w:val="21"/>
        </w:rPr>
        <w:t>结论：时序仿真使用布局布线后器件给出的模块和连线的延时信息，在最坏的情况下对电路的行为</w:t>
      </w:r>
      <w:proofErr w:type="gramStart"/>
      <w:r w:rsidRPr="001263C8">
        <w:rPr>
          <w:rFonts w:hint="eastAsia"/>
          <w:szCs w:val="21"/>
        </w:rPr>
        <w:t>作出</w:t>
      </w:r>
      <w:proofErr w:type="gramEnd"/>
      <w:r w:rsidRPr="001263C8">
        <w:rPr>
          <w:rFonts w:hint="eastAsia"/>
          <w:szCs w:val="21"/>
        </w:rPr>
        <w:t>实际地估价。时序仿真使用的仿真器和功能仿真使用的仿真器是相同的，所需的流程和激励也是相同的；唯一的差别是为时序仿真加载到仿真器的设计包括基于实际布局布线设计的最坏情况的布局布线延时，并且在仿真结果波形图中，时序仿真后的信号加载了时延，而功能仿真没有。时序仿真可以用来验证程序在目标器件中的时序关系。同时考虑了器件的延迟后，其输出结果跟接近实际情况，但是考虑的情况过多，不容易操作，容易产生错误。时序仿真不仅反应出输出和输入的逻辑关系，同时还计算了时间的延时信息，是与实际系统更接近的一种仿真结果。不过，要注意的是，这个时间延时是仿真软件“估算”出来的。</w:t>
      </w:r>
    </w:p>
    <w:p w14:paraId="20C80662" w14:textId="77777777" w:rsidR="001263C8" w:rsidRPr="00C52A4F" w:rsidRDefault="001263C8" w:rsidP="001263C8">
      <w:pPr>
        <w:adjustRightInd w:val="0"/>
        <w:snapToGrid w:val="0"/>
        <w:spacing w:line="312" w:lineRule="auto"/>
        <w:rPr>
          <w:rFonts w:hint="eastAsia"/>
          <w:szCs w:val="21"/>
        </w:rPr>
      </w:pPr>
    </w:p>
    <w:p w14:paraId="34A9962C" w14:textId="77777777" w:rsidR="00B62E62" w:rsidRPr="001B7418" w:rsidRDefault="00B62E62" w:rsidP="00B62E62">
      <w:pPr>
        <w:pStyle w:val="21"/>
        <w:rPr>
          <w:b w:val="0"/>
          <w:bCs w:val="0"/>
        </w:rPr>
      </w:pPr>
      <w:r w:rsidRPr="001B7418">
        <w:rPr>
          <w:b w:val="0"/>
          <w:bCs w:val="0"/>
        </w:rPr>
        <w:t>G</w:t>
      </w:r>
      <w:r w:rsidRPr="001B7418">
        <w:rPr>
          <w:rFonts w:hint="eastAsia"/>
          <w:b w:val="0"/>
          <w:bCs w:val="0"/>
        </w:rPr>
        <w:t>) 时序分析</w:t>
      </w:r>
    </w:p>
    <w:p w14:paraId="68F2F524" w14:textId="77777777" w:rsidR="00B62E62" w:rsidRDefault="001263C8" w:rsidP="00B62E62">
      <w:pPr>
        <w:adjustRightInd w:val="0"/>
        <w:snapToGrid w:val="0"/>
        <w:rPr>
          <w:rFonts w:eastAsia="仿宋_GB2312"/>
          <w:szCs w:val="21"/>
        </w:rPr>
      </w:pPr>
      <w:r w:rsidRPr="001263C8">
        <w:rPr>
          <w:rFonts w:eastAsia="仿宋_GB2312" w:hint="eastAsia"/>
          <w:szCs w:val="21"/>
        </w:rPr>
        <w:t>操作方法是：编译后，在</w:t>
      </w:r>
      <w:r w:rsidRPr="001263C8">
        <w:rPr>
          <w:rFonts w:eastAsia="仿宋_GB2312" w:hint="eastAsia"/>
          <w:szCs w:val="21"/>
        </w:rPr>
        <w:t>compilation report</w:t>
      </w:r>
      <w:r w:rsidRPr="001263C8">
        <w:rPr>
          <w:rFonts w:eastAsia="仿宋_GB2312" w:hint="eastAsia"/>
          <w:szCs w:val="21"/>
        </w:rPr>
        <w:t>中选择【</w:t>
      </w:r>
      <w:r w:rsidRPr="001263C8">
        <w:rPr>
          <w:rFonts w:eastAsia="仿宋_GB2312" w:hint="eastAsia"/>
          <w:szCs w:val="21"/>
        </w:rPr>
        <w:t>timing analysis</w:t>
      </w:r>
      <w:r w:rsidRPr="001263C8">
        <w:rPr>
          <w:rFonts w:eastAsia="仿宋_GB2312" w:hint="eastAsia"/>
          <w:szCs w:val="21"/>
        </w:rPr>
        <w:t>】</w:t>
      </w:r>
      <w:r w:rsidRPr="001263C8">
        <w:rPr>
          <w:rFonts w:eastAsia="仿宋_GB2312" w:hint="eastAsia"/>
          <w:szCs w:val="21"/>
        </w:rPr>
        <w:t>-</w:t>
      </w:r>
      <w:r w:rsidRPr="001263C8">
        <w:rPr>
          <w:rFonts w:eastAsia="仿宋_GB2312" w:hint="eastAsia"/>
          <w:szCs w:val="21"/>
        </w:rPr>
        <w:t>【</w:t>
      </w:r>
      <w:r w:rsidRPr="001263C8">
        <w:rPr>
          <w:rFonts w:eastAsia="仿宋_GB2312" w:hint="eastAsia"/>
          <w:szCs w:val="21"/>
        </w:rPr>
        <w:t>summary</w:t>
      </w:r>
      <w:r w:rsidRPr="001263C8">
        <w:rPr>
          <w:rFonts w:eastAsia="仿宋_GB2312" w:hint="eastAsia"/>
          <w:szCs w:val="21"/>
        </w:rPr>
        <w:t>】和【</w:t>
      </w:r>
      <w:r w:rsidRPr="001263C8">
        <w:rPr>
          <w:rFonts w:eastAsia="仿宋_GB2312" w:hint="eastAsia"/>
          <w:szCs w:val="21"/>
        </w:rPr>
        <w:t>tpd</w:t>
      </w:r>
      <w:r w:rsidRPr="001263C8">
        <w:rPr>
          <w:rFonts w:eastAsia="仿宋_GB2312" w:hint="eastAsia"/>
          <w:szCs w:val="21"/>
        </w:rPr>
        <w:t>】</w:t>
      </w:r>
    </w:p>
    <w:p w14:paraId="4BB35A24" w14:textId="6E02FE86" w:rsidR="00B62E62" w:rsidRDefault="00904F7D" w:rsidP="00B62E62">
      <w:pPr>
        <w:adjustRightInd w:val="0"/>
        <w:snapToGrid w:val="0"/>
        <w:rPr>
          <w:rFonts w:eastAsia="仿宋_GB2312"/>
          <w:szCs w:val="21"/>
        </w:rPr>
      </w:pPr>
      <w:r w:rsidRPr="00162094">
        <w:rPr>
          <w:rFonts w:eastAsia="仿宋_GB2312"/>
          <w:noProof/>
          <w:szCs w:val="21"/>
        </w:rPr>
        <w:drawing>
          <wp:inline distT="0" distB="0" distL="0" distR="0" wp14:anchorId="2238273C" wp14:editId="63311BC3">
            <wp:extent cx="5273675" cy="887095"/>
            <wp:effectExtent l="0" t="0" r="0" b="0"/>
            <wp:docPr id="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887095"/>
                    </a:xfrm>
                    <a:prstGeom prst="rect">
                      <a:avLst/>
                    </a:prstGeom>
                    <a:noFill/>
                    <a:ln>
                      <a:noFill/>
                    </a:ln>
                  </pic:spPr>
                </pic:pic>
              </a:graphicData>
            </a:graphic>
          </wp:inline>
        </w:drawing>
      </w:r>
    </w:p>
    <w:p w14:paraId="3A95FEC8" w14:textId="77777777" w:rsidR="00B62E62" w:rsidRPr="00293733" w:rsidRDefault="00B62E62" w:rsidP="00B62E62">
      <w:pPr>
        <w:adjustRightInd w:val="0"/>
        <w:snapToGrid w:val="0"/>
        <w:rPr>
          <w:rFonts w:eastAsia="仿宋_GB2312"/>
          <w:szCs w:val="21"/>
        </w:rPr>
      </w:pPr>
    </w:p>
    <w:p w14:paraId="275C011F" w14:textId="3887E091" w:rsidR="001263C8" w:rsidRPr="00162094" w:rsidRDefault="00904F7D" w:rsidP="00B62E62">
      <w:pPr>
        <w:adjustRightInd w:val="0"/>
        <w:snapToGrid w:val="0"/>
        <w:rPr>
          <w:rFonts w:eastAsia="仿宋_GB2312"/>
          <w:b/>
          <w:bCs/>
          <w:szCs w:val="21"/>
        </w:rPr>
      </w:pPr>
      <w:r w:rsidRPr="00162094">
        <w:rPr>
          <w:rFonts w:eastAsia="仿宋_GB2312"/>
          <w:noProof/>
          <w:szCs w:val="21"/>
        </w:rPr>
        <w:lastRenderedPageBreak/>
        <w:drawing>
          <wp:inline distT="0" distB="0" distL="0" distR="0" wp14:anchorId="1DF5A106" wp14:editId="704F9805">
            <wp:extent cx="2195195" cy="5441315"/>
            <wp:effectExtent l="0" t="0" r="0" b="0"/>
            <wp:docPr id="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5195" cy="5441315"/>
                    </a:xfrm>
                    <a:prstGeom prst="rect">
                      <a:avLst/>
                    </a:prstGeom>
                    <a:noFill/>
                    <a:ln>
                      <a:noFill/>
                    </a:ln>
                  </pic:spPr>
                </pic:pic>
              </a:graphicData>
            </a:graphic>
          </wp:inline>
        </w:drawing>
      </w:r>
      <w:r w:rsidRPr="00162094">
        <w:rPr>
          <w:rFonts w:eastAsia="仿宋_GB2312"/>
          <w:noProof/>
          <w:szCs w:val="21"/>
        </w:rPr>
        <w:drawing>
          <wp:inline distT="0" distB="0" distL="0" distR="0" wp14:anchorId="50CBB29F" wp14:editId="03DE501A">
            <wp:extent cx="2557780" cy="5196840"/>
            <wp:effectExtent l="0" t="0" r="0" b="0"/>
            <wp:docPr id="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7780" cy="5196840"/>
                    </a:xfrm>
                    <a:prstGeom prst="rect">
                      <a:avLst/>
                    </a:prstGeom>
                    <a:noFill/>
                    <a:ln>
                      <a:noFill/>
                    </a:ln>
                  </pic:spPr>
                </pic:pic>
              </a:graphicData>
            </a:graphic>
          </wp:inline>
        </w:drawing>
      </w:r>
    </w:p>
    <w:p w14:paraId="0FA3BA29" w14:textId="77777777" w:rsidR="00B62E62" w:rsidRDefault="00B62E62" w:rsidP="00B62E62">
      <w:pPr>
        <w:adjustRightInd w:val="0"/>
        <w:snapToGrid w:val="0"/>
        <w:rPr>
          <w:rFonts w:eastAsia="仿宋_GB2312" w:hint="eastAsia"/>
          <w:szCs w:val="21"/>
        </w:rPr>
      </w:pPr>
      <w:r>
        <w:rPr>
          <w:rFonts w:eastAsia="仿宋_GB2312" w:hint="eastAsia"/>
          <w:szCs w:val="21"/>
        </w:rPr>
        <w:t>结果分析及结论：</w:t>
      </w:r>
    </w:p>
    <w:p w14:paraId="17297DB4" w14:textId="446482A7" w:rsidR="001263C8" w:rsidRPr="001263C8" w:rsidRDefault="001263C8" w:rsidP="001263C8">
      <w:pPr>
        <w:adjustRightInd w:val="0"/>
        <w:snapToGrid w:val="0"/>
        <w:spacing w:line="312" w:lineRule="auto"/>
        <w:rPr>
          <w:rFonts w:hint="eastAsia"/>
          <w:szCs w:val="21"/>
        </w:rPr>
      </w:pPr>
      <w:r w:rsidRPr="001263C8">
        <w:rPr>
          <w:rFonts w:hint="eastAsia"/>
          <w:szCs w:val="21"/>
        </w:rPr>
        <w:t>结果分析：由图可得，</w:t>
      </w:r>
      <w:r w:rsidRPr="001263C8">
        <w:rPr>
          <w:rFonts w:hint="eastAsia"/>
          <w:szCs w:val="21"/>
        </w:rPr>
        <w:t>Timing Analyzer Summmary</w:t>
      </w:r>
      <w:r w:rsidRPr="001263C8">
        <w:rPr>
          <w:rFonts w:hint="eastAsia"/>
          <w:szCs w:val="21"/>
        </w:rPr>
        <w:t>总结所有经典定时分析的结果，并报告每个定时特性的最坏情况定时。比如从</w:t>
      </w:r>
      <w:r w:rsidR="00E24E57">
        <w:rPr>
          <w:rFonts w:hint="eastAsia"/>
          <w:szCs w:val="21"/>
        </w:rPr>
        <w:t>in1</w:t>
      </w:r>
      <w:r w:rsidRPr="001263C8">
        <w:rPr>
          <w:rFonts w:hint="eastAsia"/>
          <w:szCs w:val="21"/>
        </w:rPr>
        <w:t>到</w:t>
      </w:r>
      <w:r w:rsidR="00E24E57">
        <w:rPr>
          <w:rFonts w:hint="eastAsia"/>
          <w:szCs w:val="21"/>
        </w:rPr>
        <w:t>mux_s</w:t>
      </w:r>
      <w:r w:rsidRPr="001263C8">
        <w:rPr>
          <w:rFonts w:hint="eastAsia"/>
          <w:szCs w:val="21"/>
        </w:rPr>
        <w:t>的最坏定时情况的</w:t>
      </w:r>
      <w:r w:rsidRPr="001263C8">
        <w:rPr>
          <w:rFonts w:hint="eastAsia"/>
          <w:szCs w:val="21"/>
        </w:rPr>
        <w:t>tpd</w:t>
      </w:r>
      <w:r w:rsidRPr="001263C8">
        <w:rPr>
          <w:rFonts w:hint="eastAsia"/>
          <w:szCs w:val="21"/>
        </w:rPr>
        <w:t>为</w:t>
      </w:r>
      <w:r w:rsidR="00E24E57">
        <w:rPr>
          <w:rFonts w:hint="eastAsia"/>
          <w:szCs w:val="21"/>
        </w:rPr>
        <w:t>13.217</w:t>
      </w:r>
      <w:r w:rsidRPr="001263C8">
        <w:rPr>
          <w:rFonts w:hint="eastAsia"/>
          <w:szCs w:val="21"/>
        </w:rPr>
        <w:t>ns</w:t>
      </w:r>
      <w:r w:rsidRPr="001263C8">
        <w:rPr>
          <w:rFonts w:hint="eastAsia"/>
          <w:szCs w:val="21"/>
        </w:rPr>
        <w:t>。下面的</w:t>
      </w:r>
      <w:r w:rsidRPr="001263C8">
        <w:rPr>
          <w:rFonts w:hint="eastAsia"/>
          <w:szCs w:val="21"/>
        </w:rPr>
        <w:t>tpd</w:t>
      </w:r>
      <w:r w:rsidRPr="001263C8">
        <w:rPr>
          <w:rFonts w:hint="eastAsia"/>
          <w:szCs w:val="21"/>
        </w:rPr>
        <w:t>报告表则给出了源节点和目标节点之间的</w:t>
      </w:r>
      <w:r w:rsidRPr="001263C8">
        <w:rPr>
          <w:rFonts w:hint="eastAsia"/>
          <w:szCs w:val="21"/>
        </w:rPr>
        <w:t>tpd</w:t>
      </w:r>
      <w:r w:rsidRPr="001263C8">
        <w:rPr>
          <w:rFonts w:hint="eastAsia"/>
          <w:szCs w:val="21"/>
        </w:rPr>
        <w:t>延迟时间，比如第二行中</w:t>
      </w:r>
      <w:r w:rsidR="00E24E57">
        <w:rPr>
          <w:rFonts w:hint="eastAsia"/>
          <w:szCs w:val="21"/>
        </w:rPr>
        <w:t>movi</w:t>
      </w:r>
      <w:r w:rsidRPr="001263C8">
        <w:rPr>
          <w:rFonts w:hint="eastAsia"/>
          <w:szCs w:val="21"/>
        </w:rPr>
        <w:t>到</w:t>
      </w:r>
      <w:r>
        <w:rPr>
          <w:szCs w:val="21"/>
        </w:rPr>
        <w:t>reg_we</w:t>
      </w:r>
      <w:r w:rsidRPr="001263C8">
        <w:rPr>
          <w:rFonts w:hint="eastAsia"/>
          <w:szCs w:val="21"/>
        </w:rPr>
        <w:t>的</w:t>
      </w:r>
      <w:r w:rsidRPr="001263C8">
        <w:rPr>
          <w:rFonts w:hint="eastAsia"/>
          <w:szCs w:val="21"/>
        </w:rPr>
        <w:t xml:space="preserve">tpd </w:t>
      </w:r>
      <w:r w:rsidRPr="001263C8">
        <w:rPr>
          <w:rFonts w:hint="eastAsia"/>
          <w:szCs w:val="21"/>
        </w:rPr>
        <w:t>为</w:t>
      </w:r>
      <w:r w:rsidR="00E24E57">
        <w:rPr>
          <w:rFonts w:hint="eastAsia"/>
          <w:szCs w:val="21"/>
        </w:rPr>
        <w:t>12.770</w:t>
      </w:r>
      <w:r w:rsidRPr="001263C8">
        <w:rPr>
          <w:rFonts w:hint="eastAsia"/>
          <w:szCs w:val="21"/>
        </w:rPr>
        <w:t>ns</w:t>
      </w:r>
      <w:r w:rsidRPr="001263C8">
        <w:rPr>
          <w:rFonts w:hint="eastAsia"/>
          <w:szCs w:val="21"/>
        </w:rPr>
        <w:t>。</w:t>
      </w:r>
    </w:p>
    <w:p w14:paraId="2DC82ED2" w14:textId="77777777" w:rsidR="00B62E62" w:rsidRPr="00C52A4F" w:rsidRDefault="001263C8" w:rsidP="001263C8">
      <w:pPr>
        <w:adjustRightInd w:val="0"/>
        <w:snapToGrid w:val="0"/>
        <w:spacing w:line="312" w:lineRule="auto"/>
        <w:rPr>
          <w:szCs w:val="21"/>
        </w:rPr>
      </w:pPr>
      <w:r w:rsidRPr="001263C8">
        <w:rPr>
          <w:rFonts w:hint="eastAsia"/>
          <w:szCs w:val="21"/>
        </w:rPr>
        <w:t>结论：实际连接图中个元器件连接之间是存在时间延迟的，而且不同的元器件之间的时间延迟也不相同。</w:t>
      </w:r>
    </w:p>
    <w:p w14:paraId="73B8EC40" w14:textId="77777777" w:rsidR="00B62E62" w:rsidRPr="00B62E62" w:rsidRDefault="00B62E62" w:rsidP="00C52A4F">
      <w:pPr>
        <w:adjustRightInd w:val="0"/>
        <w:snapToGrid w:val="0"/>
        <w:spacing w:line="312" w:lineRule="auto"/>
        <w:rPr>
          <w:rFonts w:hint="eastAsia"/>
          <w:szCs w:val="21"/>
        </w:rPr>
      </w:pPr>
    </w:p>
    <w:p w14:paraId="184C5BC6" w14:textId="77777777" w:rsidR="008641BB" w:rsidRPr="00C52A4F" w:rsidRDefault="008641BB" w:rsidP="00C52A4F">
      <w:pPr>
        <w:pStyle w:val="21"/>
        <w:spacing w:beforeLines="50" w:before="156" w:afterLines="50" w:after="156"/>
        <w:rPr>
          <w:rFonts w:hint="eastAsia"/>
          <w:b w:val="0"/>
          <w:bCs w:val="0"/>
          <w:sz w:val="28"/>
          <w:szCs w:val="28"/>
        </w:rPr>
      </w:pPr>
      <w:r w:rsidRPr="00C52A4F">
        <w:rPr>
          <w:rFonts w:hint="eastAsia"/>
          <w:b w:val="0"/>
          <w:bCs w:val="0"/>
          <w:sz w:val="28"/>
          <w:szCs w:val="28"/>
        </w:rPr>
        <w:t>四、思考题</w:t>
      </w:r>
    </w:p>
    <w:p w14:paraId="509865F6" w14:textId="77777777" w:rsidR="00E24E57" w:rsidRPr="00E24E57" w:rsidRDefault="00E24E57" w:rsidP="00E24E57">
      <w:pPr>
        <w:adjustRightInd w:val="0"/>
        <w:snapToGrid w:val="0"/>
        <w:spacing w:line="312" w:lineRule="auto"/>
        <w:rPr>
          <w:sz w:val="24"/>
        </w:rPr>
      </w:pPr>
      <w:bookmarkStart w:id="2" w:name="_Hlk151802069"/>
      <w:r w:rsidRPr="00E24E57">
        <w:rPr>
          <w:sz w:val="24"/>
        </w:rPr>
        <w:t>1</w:t>
      </w:r>
      <w:r w:rsidRPr="00E24E57">
        <w:rPr>
          <w:rFonts w:hint="eastAsia"/>
          <w:sz w:val="24"/>
        </w:rPr>
        <w:t>、任选一条指令，介绍指令的过程、信息流动的情况以及执行时控制信号的值。</w:t>
      </w:r>
      <w:bookmarkEnd w:id="2"/>
    </w:p>
    <w:p w14:paraId="49254588" w14:textId="6CD442D1" w:rsidR="00B62E62" w:rsidRDefault="008D2919" w:rsidP="00C52A4F">
      <w:pPr>
        <w:adjustRightInd w:val="0"/>
        <w:snapToGrid w:val="0"/>
        <w:spacing w:line="312" w:lineRule="auto"/>
        <w:rPr>
          <w:rFonts w:hint="eastAsia"/>
        </w:rPr>
      </w:pPr>
      <w:r w:rsidRPr="008D2919">
        <w:rPr>
          <w:rFonts w:hint="eastAsia"/>
        </w:rPr>
        <w:t>答：</w:t>
      </w:r>
      <w:r w:rsidR="00E24E57">
        <w:rPr>
          <w:rFonts w:hint="eastAsia"/>
        </w:rPr>
        <w:t>选择</w:t>
      </w:r>
      <w:r w:rsidR="00E24E57">
        <w:rPr>
          <w:rFonts w:hint="eastAsia"/>
        </w:rPr>
        <w:t xml:space="preserve"> mova </w:t>
      </w:r>
      <w:r w:rsidR="00E24E57">
        <w:rPr>
          <w:rFonts w:hint="eastAsia"/>
        </w:rPr>
        <w:t>指令，根据控制信号</w:t>
      </w:r>
      <w:r w:rsidR="00E24E57">
        <w:rPr>
          <w:rFonts w:hint="eastAsia"/>
        </w:rPr>
        <w:t xml:space="preserve"> SR1</w:t>
      </w:r>
      <w:r w:rsidR="00E24E57">
        <w:rPr>
          <w:rFonts w:hint="eastAsia"/>
        </w:rPr>
        <w:t>、</w:t>
      </w:r>
      <w:r w:rsidR="00E24E57">
        <w:rPr>
          <w:rFonts w:hint="eastAsia"/>
        </w:rPr>
        <w:t>SR0</w:t>
      </w:r>
      <w:r w:rsidR="00E24E57">
        <w:rPr>
          <w:rFonts w:hint="eastAsia"/>
        </w:rPr>
        <w:t>（即指令码</w:t>
      </w:r>
      <w:r w:rsidR="00E24E57">
        <w:rPr>
          <w:rFonts w:hint="eastAsia"/>
        </w:rPr>
        <w:t xml:space="preserve"> ir </w:t>
      </w:r>
      <w:r w:rsidR="00E24E57">
        <w:rPr>
          <w:rFonts w:hint="eastAsia"/>
        </w:rPr>
        <w:t>的最后两位）将源寄存器</w:t>
      </w:r>
      <w:r w:rsidR="00E24E57">
        <w:rPr>
          <w:rFonts w:hint="eastAsia"/>
        </w:rPr>
        <w:t xml:space="preserve"> Rs</w:t>
      </w:r>
      <w:r w:rsidR="00E24E57">
        <w:rPr>
          <w:rFonts w:hint="eastAsia"/>
        </w:rPr>
        <w:t>的数据从通用寄存器</w:t>
      </w:r>
      <w:r w:rsidR="00E24E57">
        <w:rPr>
          <w:rFonts w:hint="eastAsia"/>
        </w:rPr>
        <w:t xml:space="preserve"> S </w:t>
      </w:r>
      <w:r w:rsidR="00E24E57">
        <w:rPr>
          <w:rFonts w:hint="eastAsia"/>
        </w:rPr>
        <w:t>口输出，在</w:t>
      </w:r>
      <w:r w:rsidR="00E24E57">
        <w:rPr>
          <w:rFonts w:hint="eastAsia"/>
        </w:rPr>
        <w:t xml:space="preserve"> AC3</w:t>
      </w:r>
      <w:r w:rsidR="00E24E57">
        <w:rPr>
          <w:rFonts w:hint="eastAsia"/>
        </w:rPr>
        <w:t>～</w:t>
      </w:r>
      <w:r w:rsidR="00E24E57">
        <w:rPr>
          <w:rFonts w:hint="eastAsia"/>
        </w:rPr>
        <w:t xml:space="preserve">AC0 </w:t>
      </w:r>
      <w:r w:rsidR="00E24E57">
        <w:rPr>
          <w:rFonts w:hint="eastAsia"/>
        </w:rPr>
        <w:t>和</w:t>
      </w:r>
      <w:r w:rsidR="00E24E57">
        <w:rPr>
          <w:rFonts w:hint="eastAsia"/>
        </w:rPr>
        <w:t xml:space="preserve"> AU_EN </w:t>
      </w:r>
      <w:r w:rsidR="00E24E57">
        <w:rPr>
          <w:rFonts w:hint="eastAsia"/>
        </w:rPr>
        <w:t>的控制下，经</w:t>
      </w:r>
      <w:r w:rsidR="00E24E57">
        <w:rPr>
          <w:rFonts w:hint="eastAsia"/>
        </w:rPr>
        <w:t xml:space="preserve"> AU </w:t>
      </w:r>
      <w:r w:rsidR="00E24E57">
        <w:rPr>
          <w:rFonts w:hint="eastAsia"/>
        </w:rPr>
        <w:t>送入总线</w:t>
      </w:r>
      <w:r w:rsidR="00E24E57">
        <w:rPr>
          <w:rFonts w:hint="eastAsia"/>
        </w:rPr>
        <w:t>BUS</w:t>
      </w:r>
      <w:r w:rsidR="00E24E57">
        <w:rPr>
          <w:rFonts w:hint="eastAsia"/>
        </w:rPr>
        <w:t>，</w:t>
      </w:r>
      <w:r w:rsidR="00E24E57">
        <w:rPr>
          <w:rFonts w:hint="eastAsia"/>
        </w:rPr>
        <w:t xml:space="preserve">BUS </w:t>
      </w:r>
      <w:r w:rsidR="00E24E57">
        <w:rPr>
          <w:rFonts w:hint="eastAsia"/>
        </w:rPr>
        <w:t>上的数据传送至通用寄存器的输入端；在</w:t>
      </w:r>
      <w:r w:rsidR="00E24E57">
        <w:rPr>
          <w:rFonts w:hint="eastAsia"/>
        </w:rPr>
        <w:t xml:space="preserve"> WE </w:t>
      </w:r>
      <w:r w:rsidR="00E24E57">
        <w:rPr>
          <w:rFonts w:hint="eastAsia"/>
        </w:rPr>
        <w:t>和</w:t>
      </w:r>
      <w:r w:rsidR="00E24E57">
        <w:rPr>
          <w:rFonts w:hint="eastAsia"/>
        </w:rPr>
        <w:t>DR1</w:t>
      </w:r>
      <w:r w:rsidR="00E24E57">
        <w:rPr>
          <w:rFonts w:hint="eastAsia"/>
        </w:rPr>
        <w:t>、</w:t>
      </w:r>
      <w:r w:rsidR="00E24E57">
        <w:rPr>
          <w:rFonts w:hint="eastAsia"/>
        </w:rPr>
        <w:t xml:space="preserve">DR0 </w:t>
      </w:r>
      <w:r w:rsidR="00E24E57">
        <w:rPr>
          <w:rFonts w:hint="eastAsia"/>
        </w:rPr>
        <w:t>的控制下，时钟下降沿将输入端的数据写入目的寄存器</w:t>
      </w:r>
      <w:r w:rsidR="00E24E57">
        <w:rPr>
          <w:rFonts w:hint="eastAsia"/>
        </w:rPr>
        <w:t xml:space="preserve"> Rd</w:t>
      </w:r>
      <w:r w:rsidR="00E24E57">
        <w:rPr>
          <w:rFonts w:hint="eastAsia"/>
        </w:rPr>
        <w:t>。执行时</w:t>
      </w:r>
      <w:r w:rsidR="00E24E57">
        <w:rPr>
          <w:rFonts w:hint="eastAsia"/>
        </w:rPr>
        <w:t>sm_en</w:t>
      </w:r>
      <w:r w:rsidR="00E24E57">
        <w:rPr>
          <w:rFonts w:hint="eastAsia"/>
        </w:rPr>
        <w:t>、</w:t>
      </w:r>
      <w:r w:rsidR="00E24E57">
        <w:rPr>
          <w:rFonts w:hint="eastAsia"/>
        </w:rPr>
        <w:t>au_en</w:t>
      </w:r>
      <w:r w:rsidR="00E24E57">
        <w:rPr>
          <w:rFonts w:hint="eastAsia"/>
        </w:rPr>
        <w:t>、</w:t>
      </w:r>
      <w:r w:rsidR="00E24E57">
        <w:rPr>
          <w:rFonts w:hint="eastAsia"/>
        </w:rPr>
        <w:t>mux_s</w:t>
      </w:r>
      <w:r w:rsidR="00E24E57">
        <w:rPr>
          <w:rFonts w:hint="eastAsia"/>
        </w:rPr>
        <w:t>、</w:t>
      </w:r>
      <w:r w:rsidR="00E24E57">
        <w:rPr>
          <w:rFonts w:hint="eastAsia"/>
        </w:rPr>
        <w:t xml:space="preserve">reg_we </w:t>
      </w:r>
      <w:r w:rsidR="00E24E57">
        <w:rPr>
          <w:rFonts w:hint="eastAsia"/>
        </w:rPr>
        <w:t>为</w:t>
      </w:r>
      <w:r w:rsidR="00E24E57">
        <w:rPr>
          <w:rFonts w:hint="eastAsia"/>
        </w:rPr>
        <w:t xml:space="preserve"> 1</w:t>
      </w:r>
      <w:r w:rsidR="00E24E57">
        <w:rPr>
          <w:rFonts w:hint="eastAsia"/>
        </w:rPr>
        <w:t>，</w:t>
      </w:r>
      <w:r w:rsidR="00E24E57">
        <w:rPr>
          <w:rFonts w:hint="eastAsia"/>
        </w:rPr>
        <w:lastRenderedPageBreak/>
        <w:t>其他信号为</w:t>
      </w:r>
      <w:r w:rsidR="00E24E57">
        <w:rPr>
          <w:rFonts w:hint="eastAsia"/>
        </w:rPr>
        <w:t xml:space="preserve"> 0</w:t>
      </w:r>
      <w:r w:rsidR="00E24E57">
        <w:rPr>
          <w:rFonts w:hint="eastAsia"/>
        </w:rPr>
        <w:t>。</w:t>
      </w:r>
    </w:p>
    <w:p w14:paraId="35E94CB2" w14:textId="713B3C71" w:rsidR="00C52A4F" w:rsidRPr="00D72B24" w:rsidRDefault="00E24E57" w:rsidP="00C52A4F">
      <w:pPr>
        <w:adjustRightInd w:val="0"/>
        <w:snapToGrid w:val="0"/>
        <w:spacing w:line="312" w:lineRule="auto"/>
        <w:rPr>
          <w:sz w:val="24"/>
        </w:rPr>
      </w:pPr>
      <w:r>
        <w:rPr>
          <w:rFonts w:hint="eastAsia"/>
          <w:sz w:val="24"/>
        </w:rPr>
        <w:t>2</w:t>
      </w:r>
      <w:r w:rsidR="00B62E62" w:rsidRPr="00D72B24">
        <w:rPr>
          <w:sz w:val="24"/>
        </w:rPr>
        <w:t>．如何产生正确的控制信号以及具体的编程实现？</w:t>
      </w:r>
    </w:p>
    <w:p w14:paraId="52301DC8" w14:textId="7B8450C5" w:rsidR="00B62E62" w:rsidRDefault="008D2919" w:rsidP="00C52A4F">
      <w:pPr>
        <w:adjustRightInd w:val="0"/>
        <w:snapToGrid w:val="0"/>
        <w:spacing w:line="312" w:lineRule="auto"/>
      </w:pPr>
      <w:bookmarkStart w:id="3" w:name="_Hlk120021297"/>
      <w:r w:rsidRPr="008D2919">
        <w:rPr>
          <w:rFonts w:hint="eastAsia"/>
        </w:rPr>
        <w:t>答</w:t>
      </w:r>
      <w:bookmarkEnd w:id="3"/>
      <w:r>
        <w:rPr>
          <w:rFonts w:hint="eastAsia"/>
        </w:rPr>
        <w:t>：</w:t>
      </w:r>
      <w:r w:rsidRPr="008D2919">
        <w:rPr>
          <w:rFonts w:hint="eastAsia"/>
        </w:rPr>
        <w:t>应当逐个分析每个控制信号在不同的指令下对应的状态，利用逻辑函数进行状态的总和</w:t>
      </w:r>
      <w:r w:rsidR="00E24E57">
        <w:rPr>
          <w:rFonts w:hint="eastAsia"/>
        </w:rPr>
        <w:t>,</w:t>
      </w:r>
      <w:r w:rsidR="00E24E57" w:rsidRPr="00E24E57">
        <w:t>分析得出最后的表达式，从而在</w:t>
      </w:r>
      <w:r w:rsidR="00E24E57" w:rsidRPr="00E24E57">
        <w:t> Quartus </w:t>
      </w:r>
      <w:r w:rsidR="00E24E57" w:rsidRPr="00E24E57">
        <w:t>中使用</w:t>
      </w:r>
      <w:r w:rsidR="00E24E57" w:rsidRPr="00E24E57">
        <w:t xml:space="preserve"> Verilog </w:t>
      </w:r>
      <w:r w:rsidR="00E24E57" w:rsidRPr="00E24E57">
        <w:t>语言实现。</w:t>
      </w:r>
    </w:p>
    <w:p w14:paraId="1AF368AF" w14:textId="77777777" w:rsidR="00FD67A6" w:rsidRPr="008641BB" w:rsidRDefault="00FD67A6" w:rsidP="00FD67A6">
      <w:pPr>
        <w:adjustRightInd w:val="0"/>
        <w:snapToGrid w:val="0"/>
        <w:rPr>
          <w:rFonts w:eastAsia="仿宋_GB2312" w:hint="eastAsia"/>
          <w:szCs w:val="21"/>
        </w:rPr>
      </w:pPr>
    </w:p>
    <w:p w14:paraId="0703D20D" w14:textId="77777777" w:rsidR="008641BB" w:rsidRPr="00C52A4F" w:rsidRDefault="008641BB" w:rsidP="00C52A4F">
      <w:pPr>
        <w:pStyle w:val="21"/>
        <w:spacing w:beforeLines="50" w:before="156" w:afterLines="50" w:after="156"/>
        <w:rPr>
          <w:b w:val="0"/>
          <w:bCs w:val="0"/>
          <w:sz w:val="28"/>
          <w:szCs w:val="28"/>
        </w:rPr>
      </w:pPr>
      <w:r w:rsidRPr="00C52A4F">
        <w:rPr>
          <w:rFonts w:hint="eastAsia"/>
          <w:b w:val="0"/>
          <w:bCs w:val="0"/>
          <w:sz w:val="28"/>
          <w:szCs w:val="28"/>
        </w:rPr>
        <w:t>五、实验总结、必得体会及建议</w:t>
      </w:r>
    </w:p>
    <w:p w14:paraId="389DF359" w14:textId="77777777" w:rsidR="008641BB" w:rsidRPr="00D72B24" w:rsidRDefault="008641BB" w:rsidP="00D72B24">
      <w:pPr>
        <w:adjustRightInd w:val="0"/>
        <w:snapToGrid w:val="0"/>
        <w:spacing w:line="312" w:lineRule="auto"/>
        <w:rPr>
          <w:sz w:val="24"/>
        </w:rPr>
      </w:pPr>
      <w:r w:rsidRPr="00D72B24">
        <w:rPr>
          <w:rFonts w:hint="eastAsia"/>
          <w:sz w:val="24"/>
        </w:rPr>
        <w:t>1</w:t>
      </w:r>
      <w:r w:rsidRPr="00D72B24">
        <w:rPr>
          <w:rFonts w:hint="eastAsia"/>
          <w:sz w:val="24"/>
        </w:rPr>
        <w:t>、从需要掌握的理论、遇到的困难、解决的办法以及经验教训等方面进行总结。</w:t>
      </w:r>
    </w:p>
    <w:p w14:paraId="1E8D60C5" w14:textId="4C526DBB" w:rsidR="008641BB" w:rsidRPr="00C52A4F" w:rsidRDefault="008D2919" w:rsidP="008D2919">
      <w:pPr>
        <w:adjustRightInd w:val="0"/>
        <w:snapToGrid w:val="0"/>
        <w:spacing w:line="312" w:lineRule="auto"/>
        <w:rPr>
          <w:szCs w:val="21"/>
        </w:rPr>
      </w:pPr>
      <w:r w:rsidRPr="008D2919">
        <w:rPr>
          <w:rFonts w:hint="eastAsia"/>
          <w:szCs w:val="21"/>
        </w:rPr>
        <w:t>答：这次实验我</w:t>
      </w:r>
      <w:r>
        <w:rPr>
          <w:rFonts w:hint="eastAsia"/>
          <w:szCs w:val="21"/>
        </w:rPr>
        <w:t>基本</w:t>
      </w:r>
      <w:r w:rsidRPr="008D2919">
        <w:rPr>
          <w:rFonts w:hint="eastAsia"/>
          <w:szCs w:val="21"/>
        </w:rPr>
        <w:t>掌握了</w:t>
      </w:r>
      <w:r w:rsidRPr="008D2919">
        <w:rPr>
          <w:rFonts w:hint="eastAsia"/>
          <w:szCs w:val="21"/>
        </w:rPr>
        <w:t xml:space="preserve">8 </w:t>
      </w:r>
      <w:r w:rsidRPr="008D2919">
        <w:rPr>
          <w:rFonts w:hint="eastAsia"/>
          <w:szCs w:val="21"/>
        </w:rPr>
        <w:t>重</w:t>
      </w:r>
      <w:r w:rsidRPr="008D2919">
        <w:rPr>
          <w:rFonts w:hint="eastAsia"/>
          <w:szCs w:val="21"/>
        </w:rPr>
        <w:t xml:space="preserve"> 3-1 </w:t>
      </w:r>
      <w:r w:rsidRPr="008D2919">
        <w:rPr>
          <w:rFonts w:hint="eastAsia"/>
          <w:szCs w:val="21"/>
        </w:rPr>
        <w:t>多路复用器，</w:t>
      </w:r>
      <w:r w:rsidR="00E24E57" w:rsidRPr="008D2919">
        <w:rPr>
          <w:rFonts w:hint="eastAsia"/>
          <w:szCs w:val="21"/>
        </w:rPr>
        <w:t xml:space="preserve">8 </w:t>
      </w:r>
      <w:r w:rsidR="00E24E57" w:rsidRPr="008D2919">
        <w:rPr>
          <w:rFonts w:hint="eastAsia"/>
          <w:szCs w:val="21"/>
        </w:rPr>
        <w:t>重</w:t>
      </w:r>
      <w:r w:rsidR="00E24E57" w:rsidRPr="008D2919">
        <w:rPr>
          <w:rFonts w:hint="eastAsia"/>
          <w:szCs w:val="21"/>
        </w:rPr>
        <w:t xml:space="preserve"> </w:t>
      </w:r>
      <w:r w:rsidR="00E24E57">
        <w:rPr>
          <w:rFonts w:hint="eastAsia"/>
          <w:szCs w:val="21"/>
        </w:rPr>
        <w:t>2</w:t>
      </w:r>
      <w:r w:rsidR="00E24E57" w:rsidRPr="008D2919">
        <w:rPr>
          <w:rFonts w:hint="eastAsia"/>
          <w:szCs w:val="21"/>
        </w:rPr>
        <w:t xml:space="preserve">-1 </w:t>
      </w:r>
      <w:r w:rsidR="00E24E57" w:rsidRPr="008D2919">
        <w:rPr>
          <w:rFonts w:hint="eastAsia"/>
          <w:szCs w:val="21"/>
        </w:rPr>
        <w:t>多路复用器</w:t>
      </w:r>
      <w:r w:rsidRPr="008D2919">
        <w:rPr>
          <w:rFonts w:hint="eastAsia"/>
          <w:szCs w:val="21"/>
        </w:rPr>
        <w:t>，控制信号产生逻辑的工作原理</w:t>
      </w:r>
      <w:r>
        <w:rPr>
          <w:rFonts w:hint="eastAsia"/>
          <w:szCs w:val="21"/>
        </w:rPr>
        <w:t>及</w:t>
      </w:r>
      <w:r w:rsidRPr="008D2919">
        <w:rPr>
          <w:rFonts w:hint="eastAsia"/>
          <w:szCs w:val="21"/>
        </w:rPr>
        <w:t>如何构造，让我对模型机的工作原理有了更加深入的了解，同时在运行调试过程中的锁存器问题也让我对组合电路以及时序电路的区别与表现理解更为细致。</w:t>
      </w:r>
      <w:r w:rsidR="00C40EFF" w:rsidRPr="00C40EFF">
        <w:rPr>
          <w:rFonts w:hint="eastAsia"/>
          <w:szCs w:val="21"/>
        </w:rPr>
        <w:t>本次实验的核心在于理解</w:t>
      </w:r>
      <w:r w:rsidR="00C40EFF" w:rsidRPr="00C40EFF">
        <w:rPr>
          <w:rFonts w:hint="eastAsia"/>
          <w:szCs w:val="21"/>
        </w:rPr>
        <w:t>CPU</w:t>
      </w:r>
      <w:r w:rsidR="00C40EFF" w:rsidRPr="00C40EFF">
        <w:rPr>
          <w:rFonts w:hint="eastAsia"/>
          <w:szCs w:val="21"/>
        </w:rPr>
        <w:t>中命令的执行情况和各种控制信号对应的输出变化。在编程实现时虽然实现语句很简单，但需要非常细致，对每一步命令执行的输入输出非常了解，不然很容易在逻辑上出现错误。</w:t>
      </w:r>
      <w:r w:rsidRPr="008D2919">
        <w:rPr>
          <w:rFonts w:hint="eastAsia"/>
          <w:szCs w:val="21"/>
        </w:rPr>
        <w:t>在编写模型</w:t>
      </w:r>
      <w:proofErr w:type="gramStart"/>
      <w:r w:rsidRPr="008D2919">
        <w:rPr>
          <w:rFonts w:hint="eastAsia"/>
          <w:szCs w:val="21"/>
        </w:rPr>
        <w:t>机各个</w:t>
      </w:r>
      <w:proofErr w:type="gramEnd"/>
      <w:r w:rsidRPr="008D2919">
        <w:rPr>
          <w:rFonts w:hint="eastAsia"/>
          <w:szCs w:val="21"/>
        </w:rPr>
        <w:t>部件时也应当具有全局观念，要考虑把这个部件最终组合后可能的运行情况，使得设计的差错尽可能在最初的时候就能避免。</w:t>
      </w:r>
      <w:r>
        <w:rPr>
          <w:rFonts w:hint="eastAsia"/>
          <w:szCs w:val="21"/>
        </w:rPr>
        <w:t>Verilog</w:t>
      </w:r>
      <w:r>
        <w:rPr>
          <w:rFonts w:hint="eastAsia"/>
          <w:szCs w:val="21"/>
        </w:rPr>
        <w:t>程序调试时会经常遇到各种各样的问题</w:t>
      </w:r>
      <w:r w:rsidR="00C40EFF">
        <w:rPr>
          <w:rFonts w:hint="eastAsia"/>
          <w:szCs w:val="21"/>
        </w:rPr>
        <w:t>，</w:t>
      </w:r>
      <w:r w:rsidRPr="008D2919">
        <w:rPr>
          <w:rFonts w:hint="eastAsia"/>
          <w:szCs w:val="21"/>
        </w:rPr>
        <w:t>但通过上网查询相关资料和询问同学后得以解决问题。</w:t>
      </w:r>
      <w:r w:rsidR="00C40EFF" w:rsidRPr="00C40EFF">
        <w:rPr>
          <w:rFonts w:hint="eastAsia"/>
          <w:szCs w:val="21"/>
        </w:rPr>
        <w:t>以后再遇到相关问题时，可以通过先上网查询资料，再询问老师和同学来解决。</w:t>
      </w:r>
    </w:p>
    <w:p w14:paraId="30C62B53" w14:textId="77777777" w:rsidR="008641BB" w:rsidRPr="008D2919" w:rsidRDefault="008641BB" w:rsidP="00C52A4F">
      <w:pPr>
        <w:adjustRightInd w:val="0"/>
        <w:snapToGrid w:val="0"/>
        <w:spacing w:line="312" w:lineRule="auto"/>
        <w:rPr>
          <w:rFonts w:hint="eastAsia"/>
          <w:szCs w:val="21"/>
        </w:rPr>
      </w:pPr>
    </w:p>
    <w:p w14:paraId="3D78ED1D" w14:textId="77777777" w:rsidR="008641BB" w:rsidRPr="00D72B24" w:rsidRDefault="008641BB" w:rsidP="00D72B24">
      <w:pPr>
        <w:adjustRightInd w:val="0"/>
        <w:snapToGrid w:val="0"/>
        <w:spacing w:line="312" w:lineRule="auto"/>
        <w:rPr>
          <w:rFonts w:hint="eastAsia"/>
          <w:sz w:val="24"/>
        </w:rPr>
      </w:pPr>
      <w:r w:rsidRPr="00D72B24">
        <w:rPr>
          <w:sz w:val="24"/>
        </w:rPr>
        <w:t>2</w:t>
      </w:r>
      <w:r w:rsidRPr="00D72B24">
        <w:rPr>
          <w:rFonts w:hint="eastAsia"/>
          <w:sz w:val="24"/>
        </w:rPr>
        <w:t>、对本实验内容、过程和方法的改进建议（可选项）。</w:t>
      </w:r>
    </w:p>
    <w:p w14:paraId="632D42D5" w14:textId="77777777" w:rsidR="00F90518" w:rsidRPr="00C52A4F" w:rsidRDefault="00C40EFF" w:rsidP="00C52A4F">
      <w:pPr>
        <w:adjustRightInd w:val="0"/>
        <w:snapToGrid w:val="0"/>
        <w:spacing w:line="312" w:lineRule="auto"/>
        <w:rPr>
          <w:szCs w:val="21"/>
        </w:rPr>
      </w:pPr>
      <w:r w:rsidRPr="008D2919">
        <w:rPr>
          <w:rFonts w:hint="eastAsia"/>
          <w:szCs w:val="21"/>
        </w:rPr>
        <w:t>答：</w:t>
      </w:r>
      <w:r w:rsidRPr="00C40EFF">
        <w:rPr>
          <w:rFonts w:hint="eastAsia"/>
          <w:szCs w:val="21"/>
        </w:rPr>
        <w:t>最好能给出</w:t>
      </w:r>
      <w:r w:rsidRPr="008D2919">
        <w:rPr>
          <w:rFonts w:hint="eastAsia"/>
          <w:szCs w:val="21"/>
        </w:rPr>
        <w:t>控制信号产生逻辑</w:t>
      </w:r>
      <w:r>
        <w:rPr>
          <w:rFonts w:hint="eastAsia"/>
          <w:szCs w:val="21"/>
        </w:rPr>
        <w:t>的</w:t>
      </w:r>
      <w:r w:rsidRPr="00C40EFF">
        <w:rPr>
          <w:rFonts w:hint="eastAsia"/>
          <w:szCs w:val="21"/>
        </w:rPr>
        <w:t>各个控制信号的输出功能表</w:t>
      </w:r>
    </w:p>
    <w:p w14:paraId="5A69C24A" w14:textId="77777777" w:rsidR="00F90518" w:rsidRPr="00C52A4F" w:rsidRDefault="00F90518" w:rsidP="00C52A4F">
      <w:pPr>
        <w:adjustRightInd w:val="0"/>
        <w:snapToGrid w:val="0"/>
        <w:spacing w:line="312" w:lineRule="auto"/>
        <w:rPr>
          <w:szCs w:val="21"/>
        </w:rPr>
      </w:pPr>
    </w:p>
    <w:p w14:paraId="264F73B7" w14:textId="77777777" w:rsidR="00293733" w:rsidRPr="00C52A4F" w:rsidRDefault="00293733" w:rsidP="00C52A4F">
      <w:pPr>
        <w:adjustRightInd w:val="0"/>
        <w:snapToGrid w:val="0"/>
        <w:spacing w:line="312" w:lineRule="auto"/>
        <w:rPr>
          <w:rFonts w:hint="eastAsia"/>
          <w:szCs w:val="21"/>
        </w:rPr>
      </w:pPr>
    </w:p>
    <w:sectPr w:rsidR="00293733" w:rsidRPr="00C52A4F">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0464C" w14:textId="77777777" w:rsidR="00A1103B" w:rsidRDefault="00A1103B">
      <w:r>
        <w:separator/>
      </w:r>
    </w:p>
  </w:endnote>
  <w:endnote w:type="continuationSeparator" w:id="0">
    <w:p w14:paraId="037ABC7D" w14:textId="77777777" w:rsidR="00A1103B" w:rsidRDefault="00A1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69AB9" w14:textId="77777777" w:rsidR="00762A1D" w:rsidRDefault="00762A1D" w:rsidP="007F7421">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32F5E">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C32F5E">
      <w:rPr>
        <w:noProof/>
        <w:kern w:val="0"/>
        <w:szCs w:val="21"/>
      </w:rPr>
      <w:t>3</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BB275" w14:textId="77777777" w:rsidR="00A1103B" w:rsidRDefault="00A1103B">
      <w:r>
        <w:separator/>
      </w:r>
    </w:p>
  </w:footnote>
  <w:footnote w:type="continuationSeparator" w:id="0">
    <w:p w14:paraId="15A0555E" w14:textId="77777777" w:rsidR="00A1103B" w:rsidRDefault="00A1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979F2" w14:textId="77777777" w:rsidR="00762A1D" w:rsidRDefault="000D7FB3">
    <w:pPr>
      <w:pStyle w:val="a3"/>
      <w:rPr>
        <w:rFonts w:hint="eastAsia"/>
      </w:rPr>
    </w:pPr>
    <w:r w:rsidRPr="000D7FB3">
      <w:rPr>
        <w:rFonts w:hint="eastAsia"/>
        <w:b/>
      </w:rPr>
      <w:t>实验</w:t>
    </w:r>
    <w:r w:rsidR="00B62E62">
      <w:rPr>
        <w:rFonts w:hint="eastAsia"/>
        <w:b/>
      </w:rPr>
      <w:t>三</w:t>
    </w:r>
    <w:r w:rsidRPr="000D7FB3">
      <w:rPr>
        <w:rFonts w:hint="eastAsia"/>
        <w:b/>
      </w:rPr>
      <w:t xml:space="preserve"> </w:t>
    </w:r>
    <w:r w:rsidR="00B62E62">
      <w:rPr>
        <w:rFonts w:hint="eastAsia"/>
        <w:b/>
      </w:rPr>
      <w:t>模型机组合部件的实现（二）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F8A"/>
    <w:multiLevelType w:val="hybridMultilevel"/>
    <w:tmpl w:val="13C2364C"/>
    <w:lvl w:ilvl="0" w:tplc="97CC11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3367EE"/>
    <w:multiLevelType w:val="hybridMultilevel"/>
    <w:tmpl w:val="D77C4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537CF"/>
    <w:multiLevelType w:val="hybridMultilevel"/>
    <w:tmpl w:val="756E6F48"/>
    <w:lvl w:ilvl="0" w:tplc="8982D9B6">
      <w:start w:val="1"/>
      <w:numFmt w:val="decimal"/>
      <w:pStyle w:val="3"/>
      <w:lvlText w:val="%1、"/>
      <w:lvlJc w:val="left"/>
      <w:pPr>
        <w:tabs>
          <w:tab w:val="num" w:pos="421"/>
        </w:tabs>
        <w:ind w:left="421" w:hanging="360"/>
      </w:pPr>
      <w:rPr>
        <w:rFonts w:hint="default"/>
      </w:rPr>
    </w:lvl>
    <w:lvl w:ilvl="1" w:tplc="04090019" w:tentative="1">
      <w:start w:val="1"/>
      <w:numFmt w:val="lowerLetter"/>
      <w:lvlText w:val="%2)"/>
      <w:lvlJc w:val="left"/>
      <w:pPr>
        <w:tabs>
          <w:tab w:val="num" w:pos="901"/>
        </w:tabs>
        <w:ind w:left="901" w:hanging="420"/>
      </w:pPr>
    </w:lvl>
    <w:lvl w:ilvl="2" w:tplc="0409001B" w:tentative="1">
      <w:start w:val="1"/>
      <w:numFmt w:val="lowerRoman"/>
      <w:lvlText w:val="%3."/>
      <w:lvlJc w:val="right"/>
      <w:pPr>
        <w:tabs>
          <w:tab w:val="num" w:pos="1321"/>
        </w:tabs>
        <w:ind w:left="1321" w:hanging="420"/>
      </w:pPr>
    </w:lvl>
    <w:lvl w:ilvl="3" w:tplc="0409000F" w:tentative="1">
      <w:start w:val="1"/>
      <w:numFmt w:val="decimal"/>
      <w:lvlText w:val="%4."/>
      <w:lvlJc w:val="left"/>
      <w:pPr>
        <w:tabs>
          <w:tab w:val="num" w:pos="1741"/>
        </w:tabs>
        <w:ind w:left="1741" w:hanging="420"/>
      </w:pPr>
    </w:lvl>
    <w:lvl w:ilvl="4" w:tplc="04090019" w:tentative="1">
      <w:start w:val="1"/>
      <w:numFmt w:val="lowerLetter"/>
      <w:lvlText w:val="%5)"/>
      <w:lvlJc w:val="left"/>
      <w:pPr>
        <w:tabs>
          <w:tab w:val="num" w:pos="2161"/>
        </w:tabs>
        <w:ind w:left="2161" w:hanging="420"/>
      </w:pPr>
    </w:lvl>
    <w:lvl w:ilvl="5" w:tplc="0409001B" w:tentative="1">
      <w:start w:val="1"/>
      <w:numFmt w:val="lowerRoman"/>
      <w:lvlText w:val="%6."/>
      <w:lvlJc w:val="right"/>
      <w:pPr>
        <w:tabs>
          <w:tab w:val="num" w:pos="2581"/>
        </w:tabs>
        <w:ind w:left="2581" w:hanging="420"/>
      </w:pPr>
    </w:lvl>
    <w:lvl w:ilvl="6" w:tplc="0409000F" w:tentative="1">
      <w:start w:val="1"/>
      <w:numFmt w:val="decimal"/>
      <w:lvlText w:val="%7."/>
      <w:lvlJc w:val="left"/>
      <w:pPr>
        <w:tabs>
          <w:tab w:val="num" w:pos="3001"/>
        </w:tabs>
        <w:ind w:left="3001" w:hanging="420"/>
      </w:pPr>
    </w:lvl>
    <w:lvl w:ilvl="7" w:tplc="04090019" w:tentative="1">
      <w:start w:val="1"/>
      <w:numFmt w:val="lowerLetter"/>
      <w:lvlText w:val="%8)"/>
      <w:lvlJc w:val="left"/>
      <w:pPr>
        <w:tabs>
          <w:tab w:val="num" w:pos="3421"/>
        </w:tabs>
        <w:ind w:left="3421" w:hanging="420"/>
      </w:pPr>
    </w:lvl>
    <w:lvl w:ilvl="8" w:tplc="0409001B" w:tentative="1">
      <w:start w:val="1"/>
      <w:numFmt w:val="lowerRoman"/>
      <w:lvlText w:val="%9."/>
      <w:lvlJc w:val="right"/>
      <w:pPr>
        <w:tabs>
          <w:tab w:val="num" w:pos="3841"/>
        </w:tabs>
        <w:ind w:left="3841" w:hanging="420"/>
      </w:pPr>
    </w:lvl>
  </w:abstractNum>
  <w:abstractNum w:abstractNumId="3" w15:restartNumberingAfterBreak="0">
    <w:nsid w:val="39455355"/>
    <w:multiLevelType w:val="hybridMultilevel"/>
    <w:tmpl w:val="342A89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4E3E8F"/>
    <w:multiLevelType w:val="hybridMultilevel"/>
    <w:tmpl w:val="0BAAC4FC"/>
    <w:lvl w:ilvl="0" w:tplc="6C14D892">
      <w:start w:val="1"/>
      <w:numFmt w:val="decimal"/>
      <w:lvlText w:val="%1、"/>
      <w:lvlJc w:val="left"/>
      <w:pPr>
        <w:ind w:left="421" w:hanging="360"/>
      </w:pPr>
      <w:rPr>
        <w:rFonts w:hint="default"/>
      </w:rPr>
    </w:lvl>
    <w:lvl w:ilvl="1" w:tplc="04090019" w:tentative="1">
      <w:start w:val="1"/>
      <w:numFmt w:val="lowerLetter"/>
      <w:lvlText w:val="%2)"/>
      <w:lvlJc w:val="left"/>
      <w:pPr>
        <w:ind w:left="901" w:hanging="420"/>
      </w:pPr>
    </w:lvl>
    <w:lvl w:ilvl="2" w:tplc="0409001B" w:tentative="1">
      <w:start w:val="1"/>
      <w:numFmt w:val="lowerRoman"/>
      <w:lvlText w:val="%3."/>
      <w:lvlJc w:val="right"/>
      <w:pPr>
        <w:ind w:left="1321" w:hanging="420"/>
      </w:pPr>
    </w:lvl>
    <w:lvl w:ilvl="3" w:tplc="0409000F" w:tentative="1">
      <w:start w:val="1"/>
      <w:numFmt w:val="decimal"/>
      <w:lvlText w:val="%4."/>
      <w:lvlJc w:val="left"/>
      <w:pPr>
        <w:ind w:left="1741" w:hanging="420"/>
      </w:pPr>
    </w:lvl>
    <w:lvl w:ilvl="4" w:tplc="04090019" w:tentative="1">
      <w:start w:val="1"/>
      <w:numFmt w:val="lowerLetter"/>
      <w:lvlText w:val="%5)"/>
      <w:lvlJc w:val="left"/>
      <w:pPr>
        <w:ind w:left="2161" w:hanging="420"/>
      </w:pPr>
    </w:lvl>
    <w:lvl w:ilvl="5" w:tplc="0409001B" w:tentative="1">
      <w:start w:val="1"/>
      <w:numFmt w:val="lowerRoman"/>
      <w:lvlText w:val="%6."/>
      <w:lvlJc w:val="right"/>
      <w:pPr>
        <w:ind w:left="2581" w:hanging="420"/>
      </w:pPr>
    </w:lvl>
    <w:lvl w:ilvl="6" w:tplc="0409000F" w:tentative="1">
      <w:start w:val="1"/>
      <w:numFmt w:val="decimal"/>
      <w:lvlText w:val="%7."/>
      <w:lvlJc w:val="left"/>
      <w:pPr>
        <w:ind w:left="3001" w:hanging="420"/>
      </w:pPr>
    </w:lvl>
    <w:lvl w:ilvl="7" w:tplc="04090019" w:tentative="1">
      <w:start w:val="1"/>
      <w:numFmt w:val="lowerLetter"/>
      <w:lvlText w:val="%8)"/>
      <w:lvlJc w:val="left"/>
      <w:pPr>
        <w:ind w:left="3421" w:hanging="420"/>
      </w:pPr>
    </w:lvl>
    <w:lvl w:ilvl="8" w:tplc="0409001B" w:tentative="1">
      <w:start w:val="1"/>
      <w:numFmt w:val="lowerRoman"/>
      <w:lvlText w:val="%9."/>
      <w:lvlJc w:val="right"/>
      <w:pPr>
        <w:ind w:left="3841" w:hanging="420"/>
      </w:pPr>
    </w:lvl>
  </w:abstractNum>
  <w:abstractNum w:abstractNumId="5" w15:restartNumberingAfterBreak="0">
    <w:nsid w:val="62354899"/>
    <w:multiLevelType w:val="hybridMultilevel"/>
    <w:tmpl w:val="13B20FE8"/>
    <w:lvl w:ilvl="0" w:tplc="B7D4B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D232A1"/>
    <w:multiLevelType w:val="hybridMultilevel"/>
    <w:tmpl w:val="4FB2B1A0"/>
    <w:lvl w:ilvl="0" w:tplc="0EE0FB6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73926C1D"/>
    <w:multiLevelType w:val="hybridMultilevel"/>
    <w:tmpl w:val="673CC0BC"/>
    <w:lvl w:ilvl="0" w:tplc="38B864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D73386"/>
    <w:multiLevelType w:val="hybridMultilevel"/>
    <w:tmpl w:val="C5E0D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78781522">
    <w:abstractNumId w:val="6"/>
  </w:num>
  <w:num w:numId="2" w16cid:durableId="1622877209">
    <w:abstractNumId w:val="2"/>
  </w:num>
  <w:num w:numId="3" w16cid:durableId="242765964">
    <w:abstractNumId w:val="7"/>
  </w:num>
  <w:num w:numId="4" w16cid:durableId="1654875567">
    <w:abstractNumId w:val="5"/>
  </w:num>
  <w:num w:numId="5" w16cid:durableId="983386175">
    <w:abstractNumId w:val="0"/>
  </w:num>
  <w:num w:numId="6" w16cid:durableId="1807236226">
    <w:abstractNumId w:val="2"/>
  </w:num>
  <w:num w:numId="7" w16cid:durableId="69278526">
    <w:abstractNumId w:val="2"/>
  </w:num>
  <w:num w:numId="8" w16cid:durableId="1659727830">
    <w:abstractNumId w:val="2"/>
  </w:num>
  <w:num w:numId="9" w16cid:durableId="956640209">
    <w:abstractNumId w:val="2"/>
  </w:num>
  <w:num w:numId="10" w16cid:durableId="1020935942">
    <w:abstractNumId w:val="4"/>
  </w:num>
  <w:num w:numId="11" w16cid:durableId="61753758">
    <w:abstractNumId w:val="2"/>
  </w:num>
  <w:num w:numId="12" w16cid:durableId="1977367713">
    <w:abstractNumId w:val="2"/>
  </w:num>
  <w:num w:numId="13" w16cid:durableId="600840132">
    <w:abstractNumId w:val="2"/>
  </w:num>
  <w:num w:numId="14" w16cid:durableId="1869220594">
    <w:abstractNumId w:val="2"/>
  </w:num>
  <w:num w:numId="15" w16cid:durableId="495875381">
    <w:abstractNumId w:val="2"/>
  </w:num>
  <w:num w:numId="16" w16cid:durableId="945579810">
    <w:abstractNumId w:val="2"/>
  </w:num>
  <w:num w:numId="17" w16cid:durableId="1168670594">
    <w:abstractNumId w:val="2"/>
  </w:num>
  <w:num w:numId="18" w16cid:durableId="2075544066">
    <w:abstractNumId w:val="2"/>
  </w:num>
  <w:num w:numId="19" w16cid:durableId="1967353119">
    <w:abstractNumId w:val="2"/>
  </w:num>
  <w:num w:numId="20" w16cid:durableId="91509797">
    <w:abstractNumId w:val="2"/>
  </w:num>
  <w:num w:numId="21" w16cid:durableId="1741362630">
    <w:abstractNumId w:val="2"/>
  </w:num>
  <w:num w:numId="22" w16cid:durableId="288631199">
    <w:abstractNumId w:val="1"/>
  </w:num>
  <w:num w:numId="23" w16cid:durableId="2074621941">
    <w:abstractNumId w:val="3"/>
  </w:num>
  <w:num w:numId="24" w16cid:durableId="204362453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桐 连">
    <w15:presenceInfo w15:providerId="Windows Live" w15:userId="e9c44c2c75738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A0"/>
    <w:rsid w:val="000018BB"/>
    <w:rsid w:val="000206D6"/>
    <w:rsid w:val="00026B32"/>
    <w:rsid w:val="000274B1"/>
    <w:rsid w:val="00046AF5"/>
    <w:rsid w:val="00047653"/>
    <w:rsid w:val="0006260E"/>
    <w:rsid w:val="00063FD5"/>
    <w:rsid w:val="0008692B"/>
    <w:rsid w:val="000D2AD2"/>
    <w:rsid w:val="000D7FB3"/>
    <w:rsid w:val="000F1884"/>
    <w:rsid w:val="000F5E1D"/>
    <w:rsid w:val="000F790F"/>
    <w:rsid w:val="001263C8"/>
    <w:rsid w:val="00147320"/>
    <w:rsid w:val="0015555D"/>
    <w:rsid w:val="00162094"/>
    <w:rsid w:val="00176ACA"/>
    <w:rsid w:val="00181741"/>
    <w:rsid w:val="001A3C13"/>
    <w:rsid w:val="001B7418"/>
    <w:rsid w:val="002266EB"/>
    <w:rsid w:val="002613D6"/>
    <w:rsid w:val="00272D12"/>
    <w:rsid w:val="00293733"/>
    <w:rsid w:val="002C2931"/>
    <w:rsid w:val="002C44DF"/>
    <w:rsid w:val="002D2393"/>
    <w:rsid w:val="002F7B83"/>
    <w:rsid w:val="0031090B"/>
    <w:rsid w:val="0032420B"/>
    <w:rsid w:val="00337CB1"/>
    <w:rsid w:val="00342717"/>
    <w:rsid w:val="0035361A"/>
    <w:rsid w:val="00372E93"/>
    <w:rsid w:val="003A1893"/>
    <w:rsid w:val="003C1CD9"/>
    <w:rsid w:val="004130FA"/>
    <w:rsid w:val="00422D4F"/>
    <w:rsid w:val="00433766"/>
    <w:rsid w:val="00444B26"/>
    <w:rsid w:val="00450075"/>
    <w:rsid w:val="004A3D08"/>
    <w:rsid w:val="004B64D2"/>
    <w:rsid w:val="004D3877"/>
    <w:rsid w:val="004D5CC9"/>
    <w:rsid w:val="004E7A2A"/>
    <w:rsid w:val="00503C4D"/>
    <w:rsid w:val="005152DF"/>
    <w:rsid w:val="00517C35"/>
    <w:rsid w:val="0055438A"/>
    <w:rsid w:val="0056272D"/>
    <w:rsid w:val="00566D09"/>
    <w:rsid w:val="005714AC"/>
    <w:rsid w:val="00586892"/>
    <w:rsid w:val="005B1F06"/>
    <w:rsid w:val="005D6569"/>
    <w:rsid w:val="00617DED"/>
    <w:rsid w:val="00617EAF"/>
    <w:rsid w:val="00651973"/>
    <w:rsid w:val="00682FF4"/>
    <w:rsid w:val="0069352F"/>
    <w:rsid w:val="006A0A75"/>
    <w:rsid w:val="006B2540"/>
    <w:rsid w:val="006E1135"/>
    <w:rsid w:val="006E21F5"/>
    <w:rsid w:val="007029D9"/>
    <w:rsid w:val="00705213"/>
    <w:rsid w:val="00722EC9"/>
    <w:rsid w:val="00731BA8"/>
    <w:rsid w:val="007453CD"/>
    <w:rsid w:val="00747148"/>
    <w:rsid w:val="00762A1D"/>
    <w:rsid w:val="007763AD"/>
    <w:rsid w:val="007901EC"/>
    <w:rsid w:val="007A1313"/>
    <w:rsid w:val="007B10AC"/>
    <w:rsid w:val="007B2942"/>
    <w:rsid w:val="007C6D0D"/>
    <w:rsid w:val="007F7421"/>
    <w:rsid w:val="00832C39"/>
    <w:rsid w:val="0083590B"/>
    <w:rsid w:val="00861A54"/>
    <w:rsid w:val="008641BB"/>
    <w:rsid w:val="00870DFF"/>
    <w:rsid w:val="008723A3"/>
    <w:rsid w:val="00886F01"/>
    <w:rsid w:val="00891D4A"/>
    <w:rsid w:val="0089468F"/>
    <w:rsid w:val="00894C8A"/>
    <w:rsid w:val="008A1466"/>
    <w:rsid w:val="008B71EF"/>
    <w:rsid w:val="008D2919"/>
    <w:rsid w:val="008E2CF0"/>
    <w:rsid w:val="009023E9"/>
    <w:rsid w:val="00904F7D"/>
    <w:rsid w:val="009075DC"/>
    <w:rsid w:val="009451AF"/>
    <w:rsid w:val="009A6F23"/>
    <w:rsid w:val="00A1103B"/>
    <w:rsid w:val="00A118DD"/>
    <w:rsid w:val="00A16B03"/>
    <w:rsid w:val="00A24CB5"/>
    <w:rsid w:val="00A30D71"/>
    <w:rsid w:val="00A41BA6"/>
    <w:rsid w:val="00AB512E"/>
    <w:rsid w:val="00AC48C8"/>
    <w:rsid w:val="00AE1692"/>
    <w:rsid w:val="00AF59F7"/>
    <w:rsid w:val="00B20CED"/>
    <w:rsid w:val="00B335F4"/>
    <w:rsid w:val="00B346FD"/>
    <w:rsid w:val="00B471BB"/>
    <w:rsid w:val="00B62E62"/>
    <w:rsid w:val="00B802BF"/>
    <w:rsid w:val="00BA0BAD"/>
    <w:rsid w:val="00BE52A0"/>
    <w:rsid w:val="00C01FAB"/>
    <w:rsid w:val="00C32F5E"/>
    <w:rsid w:val="00C37254"/>
    <w:rsid w:val="00C40EFF"/>
    <w:rsid w:val="00C52A4F"/>
    <w:rsid w:val="00C6426E"/>
    <w:rsid w:val="00C7378B"/>
    <w:rsid w:val="00C76B46"/>
    <w:rsid w:val="00C84E53"/>
    <w:rsid w:val="00CA7780"/>
    <w:rsid w:val="00CB5F7D"/>
    <w:rsid w:val="00CC37E9"/>
    <w:rsid w:val="00CC5CA5"/>
    <w:rsid w:val="00CC666E"/>
    <w:rsid w:val="00CE26F1"/>
    <w:rsid w:val="00CE4D12"/>
    <w:rsid w:val="00CF503F"/>
    <w:rsid w:val="00D0055C"/>
    <w:rsid w:val="00D00646"/>
    <w:rsid w:val="00D30253"/>
    <w:rsid w:val="00D57DCA"/>
    <w:rsid w:val="00D72B24"/>
    <w:rsid w:val="00DC641A"/>
    <w:rsid w:val="00E03978"/>
    <w:rsid w:val="00E24E57"/>
    <w:rsid w:val="00E32DFE"/>
    <w:rsid w:val="00E62E60"/>
    <w:rsid w:val="00E844E3"/>
    <w:rsid w:val="00E97069"/>
    <w:rsid w:val="00EC706D"/>
    <w:rsid w:val="00ED3100"/>
    <w:rsid w:val="00ED61D5"/>
    <w:rsid w:val="00EE4DB3"/>
    <w:rsid w:val="00F26E35"/>
    <w:rsid w:val="00F45B39"/>
    <w:rsid w:val="00F57B46"/>
    <w:rsid w:val="00F621B8"/>
    <w:rsid w:val="00F90518"/>
    <w:rsid w:val="00FA66EE"/>
    <w:rsid w:val="00FD1D4E"/>
    <w:rsid w:val="00FD67A6"/>
    <w:rsid w:val="00FF4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01733B"/>
  <w15:chartTrackingRefBased/>
  <w15:docId w15:val="{7722B69B-6518-4704-B4BC-A244E068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7C35"/>
    <w:pPr>
      <w:widowControl w:val="0"/>
      <w:jc w:val="both"/>
    </w:pPr>
    <w:rPr>
      <w:kern w:val="2"/>
      <w:sz w:val="21"/>
      <w:szCs w:val="24"/>
    </w:rPr>
  </w:style>
  <w:style w:type="paragraph" w:styleId="1">
    <w:name w:val="heading 1"/>
    <w:basedOn w:val="a"/>
    <w:next w:val="a"/>
    <w:link w:val="10"/>
    <w:qFormat/>
    <w:rsid w:val="000D2AD2"/>
    <w:pPr>
      <w:jc w:val="center"/>
      <w:outlineLvl w:val="0"/>
    </w:pPr>
    <w:rPr>
      <w:rFonts w:ascii="黑体" w:eastAsia="黑体" w:hAnsi="黑体"/>
      <w:b/>
      <w:sz w:val="30"/>
      <w:szCs w:val="30"/>
      <w:lang w:val="x-none" w:eastAsia="x-none"/>
    </w:rPr>
  </w:style>
  <w:style w:type="paragraph" w:styleId="2">
    <w:name w:val="heading 2"/>
    <w:basedOn w:val="a"/>
    <w:next w:val="a"/>
    <w:link w:val="20"/>
    <w:semiHidden/>
    <w:unhideWhenUsed/>
    <w:qFormat/>
    <w:rsid w:val="000D2AD2"/>
    <w:pPr>
      <w:keepNext/>
      <w:keepLines/>
      <w:spacing w:before="260" w:after="260" w:line="416" w:lineRule="auto"/>
      <w:outlineLvl w:val="1"/>
    </w:pPr>
    <w:rPr>
      <w:rFonts w:ascii="等线 Light" w:eastAsia="等线 Light" w:hAnsi="等线 Light"/>
      <w:b/>
      <w:bCs/>
      <w:sz w:val="32"/>
      <w:szCs w:val="32"/>
      <w:lang w:val="x-none" w:eastAsia="x-none"/>
    </w:rPr>
  </w:style>
  <w:style w:type="paragraph" w:styleId="30">
    <w:name w:val="heading 3"/>
    <w:basedOn w:val="a"/>
    <w:next w:val="a"/>
    <w:link w:val="31"/>
    <w:semiHidden/>
    <w:unhideWhenUsed/>
    <w:qFormat/>
    <w:rsid w:val="00422D4F"/>
    <w:pPr>
      <w:keepNext/>
      <w:keepLines/>
      <w:spacing w:before="260" w:after="260" w:line="416" w:lineRule="auto"/>
      <w:outlineLvl w:val="2"/>
    </w:pPr>
    <w:rPr>
      <w:b/>
      <w:bCs/>
      <w:sz w:val="32"/>
      <w:szCs w:val="32"/>
      <w:lang w:val="x-none" w:eastAsia="x-none"/>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rsid w:val="007F7421"/>
    <w:pPr>
      <w:pBdr>
        <w:bottom w:val="single" w:sz="6" w:space="1" w:color="auto"/>
      </w:pBdr>
      <w:tabs>
        <w:tab w:val="center" w:pos="4153"/>
        <w:tab w:val="right" w:pos="8306"/>
      </w:tabs>
      <w:snapToGrid w:val="0"/>
      <w:jc w:val="center"/>
    </w:pPr>
    <w:rPr>
      <w:sz w:val="18"/>
      <w:szCs w:val="18"/>
    </w:rPr>
  </w:style>
  <w:style w:type="paragraph" w:styleId="a4">
    <w:name w:val="footer"/>
    <w:basedOn w:val="a"/>
    <w:rsid w:val="007F7421"/>
    <w:pPr>
      <w:tabs>
        <w:tab w:val="center" w:pos="4153"/>
        <w:tab w:val="right" w:pos="8306"/>
      </w:tabs>
      <w:snapToGrid w:val="0"/>
      <w:jc w:val="left"/>
    </w:pPr>
    <w:rPr>
      <w:sz w:val="18"/>
      <w:szCs w:val="18"/>
    </w:rPr>
  </w:style>
  <w:style w:type="character" w:customStyle="1" w:styleId="10">
    <w:name w:val="标题 1 字符"/>
    <w:link w:val="1"/>
    <w:rsid w:val="000D2AD2"/>
    <w:rPr>
      <w:rFonts w:ascii="黑体" w:eastAsia="黑体" w:hAnsi="黑体"/>
      <w:b/>
      <w:kern w:val="2"/>
      <w:sz w:val="30"/>
      <w:szCs w:val="30"/>
    </w:rPr>
  </w:style>
  <w:style w:type="paragraph" w:customStyle="1" w:styleId="21">
    <w:name w:val="标题2"/>
    <w:basedOn w:val="2"/>
    <w:link w:val="22"/>
    <w:qFormat/>
    <w:rsid w:val="000D2AD2"/>
    <w:pPr>
      <w:adjustRightInd w:val="0"/>
      <w:snapToGrid w:val="0"/>
      <w:spacing w:before="0" w:after="0" w:line="240" w:lineRule="auto"/>
    </w:pPr>
    <w:rPr>
      <w:rFonts w:ascii="黑体" w:eastAsia="黑体" w:hAnsi="黑体"/>
      <w:sz w:val="24"/>
    </w:rPr>
  </w:style>
  <w:style w:type="paragraph" w:customStyle="1" w:styleId="3">
    <w:name w:val="标题3"/>
    <w:basedOn w:val="30"/>
    <w:link w:val="32"/>
    <w:qFormat/>
    <w:rsid w:val="00422D4F"/>
    <w:pPr>
      <w:numPr>
        <w:numId w:val="2"/>
      </w:numPr>
      <w:adjustRightInd w:val="0"/>
      <w:snapToGrid w:val="0"/>
      <w:spacing w:before="0" w:after="0" w:line="240" w:lineRule="auto"/>
    </w:pPr>
    <w:rPr>
      <w:rFonts w:eastAsia="仿宋_GB2312"/>
      <w:sz w:val="21"/>
      <w:szCs w:val="21"/>
    </w:rPr>
  </w:style>
  <w:style w:type="character" w:customStyle="1" w:styleId="20">
    <w:name w:val="标题 2 字符"/>
    <w:link w:val="2"/>
    <w:semiHidden/>
    <w:rsid w:val="000D2AD2"/>
    <w:rPr>
      <w:rFonts w:ascii="等线 Light" w:eastAsia="等线 Light" w:hAnsi="等线 Light" w:cs="Times New Roman"/>
      <w:b/>
      <w:bCs/>
      <w:kern w:val="2"/>
      <w:sz w:val="32"/>
      <w:szCs w:val="32"/>
    </w:rPr>
  </w:style>
  <w:style w:type="character" w:customStyle="1" w:styleId="22">
    <w:name w:val="标题2 字符"/>
    <w:link w:val="21"/>
    <w:rsid w:val="000D2AD2"/>
    <w:rPr>
      <w:rFonts w:ascii="黑体" w:eastAsia="黑体" w:hAnsi="黑体" w:cs="Times New Roman"/>
      <w:b/>
      <w:bCs/>
      <w:kern w:val="2"/>
      <w:sz w:val="24"/>
      <w:szCs w:val="32"/>
    </w:rPr>
  </w:style>
  <w:style w:type="paragraph" w:styleId="a5">
    <w:name w:val="Revision"/>
    <w:hidden/>
    <w:uiPriority w:val="99"/>
    <w:semiHidden/>
    <w:rsid w:val="00C76B46"/>
    <w:rPr>
      <w:kern w:val="2"/>
      <w:sz w:val="21"/>
      <w:szCs w:val="24"/>
    </w:rPr>
  </w:style>
  <w:style w:type="character" w:customStyle="1" w:styleId="31">
    <w:name w:val="标题 3 字符"/>
    <w:link w:val="30"/>
    <w:semiHidden/>
    <w:rsid w:val="00422D4F"/>
    <w:rPr>
      <w:b/>
      <w:bCs/>
      <w:kern w:val="2"/>
      <w:sz w:val="32"/>
      <w:szCs w:val="32"/>
    </w:rPr>
  </w:style>
  <w:style w:type="character" w:customStyle="1" w:styleId="32">
    <w:name w:val="标题3 字符"/>
    <w:link w:val="3"/>
    <w:rsid w:val="00422D4F"/>
    <w:rPr>
      <w:rFonts w:eastAsia="仿宋_GB2312"/>
      <w:b/>
      <w:bCs/>
      <w:kern w:val="2"/>
      <w:sz w:val="21"/>
      <w:szCs w:val="21"/>
    </w:rPr>
  </w:style>
  <w:style w:type="paragraph" w:styleId="a6">
    <w:name w:val="Normal (Web)"/>
    <w:basedOn w:val="a"/>
    <w:rsid w:val="00517C35"/>
    <w:rPr>
      <w:sz w:val="24"/>
    </w:rPr>
  </w:style>
  <w:style w:type="character" w:styleId="a7">
    <w:name w:val="Hyperlink"/>
    <w:basedOn w:val="a0"/>
    <w:rsid w:val="00E24E57"/>
    <w:rPr>
      <w:color w:val="0563C1" w:themeColor="hyperlink"/>
      <w:u w:val="single"/>
    </w:rPr>
  </w:style>
  <w:style w:type="character" w:styleId="a8">
    <w:name w:val="Unresolved Mention"/>
    <w:basedOn w:val="a0"/>
    <w:uiPriority w:val="99"/>
    <w:semiHidden/>
    <w:unhideWhenUsed/>
    <w:rsid w:val="00E24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1297">
      <w:bodyDiv w:val="1"/>
      <w:marLeft w:val="0"/>
      <w:marRight w:val="0"/>
      <w:marTop w:val="0"/>
      <w:marBottom w:val="0"/>
      <w:divBdr>
        <w:top w:val="none" w:sz="0" w:space="0" w:color="auto"/>
        <w:left w:val="none" w:sz="0" w:space="0" w:color="auto"/>
        <w:bottom w:val="none" w:sz="0" w:space="0" w:color="auto"/>
        <w:right w:val="none" w:sz="0" w:space="0" w:color="auto"/>
      </w:divBdr>
    </w:div>
    <w:div w:id="88235443">
      <w:bodyDiv w:val="1"/>
      <w:marLeft w:val="0"/>
      <w:marRight w:val="0"/>
      <w:marTop w:val="0"/>
      <w:marBottom w:val="0"/>
      <w:divBdr>
        <w:top w:val="none" w:sz="0" w:space="0" w:color="auto"/>
        <w:left w:val="none" w:sz="0" w:space="0" w:color="auto"/>
        <w:bottom w:val="none" w:sz="0" w:space="0" w:color="auto"/>
        <w:right w:val="none" w:sz="0" w:space="0" w:color="auto"/>
      </w:divBdr>
    </w:div>
    <w:div w:id="142040472">
      <w:bodyDiv w:val="1"/>
      <w:marLeft w:val="0"/>
      <w:marRight w:val="0"/>
      <w:marTop w:val="0"/>
      <w:marBottom w:val="0"/>
      <w:divBdr>
        <w:top w:val="none" w:sz="0" w:space="0" w:color="auto"/>
        <w:left w:val="none" w:sz="0" w:space="0" w:color="auto"/>
        <w:bottom w:val="none" w:sz="0" w:space="0" w:color="auto"/>
        <w:right w:val="none" w:sz="0" w:space="0" w:color="auto"/>
      </w:divBdr>
    </w:div>
    <w:div w:id="151289703">
      <w:bodyDiv w:val="1"/>
      <w:marLeft w:val="0"/>
      <w:marRight w:val="0"/>
      <w:marTop w:val="0"/>
      <w:marBottom w:val="0"/>
      <w:divBdr>
        <w:top w:val="none" w:sz="0" w:space="0" w:color="auto"/>
        <w:left w:val="none" w:sz="0" w:space="0" w:color="auto"/>
        <w:bottom w:val="none" w:sz="0" w:space="0" w:color="auto"/>
        <w:right w:val="none" w:sz="0" w:space="0" w:color="auto"/>
      </w:divBdr>
    </w:div>
    <w:div w:id="180779011">
      <w:bodyDiv w:val="1"/>
      <w:marLeft w:val="0"/>
      <w:marRight w:val="0"/>
      <w:marTop w:val="0"/>
      <w:marBottom w:val="0"/>
      <w:divBdr>
        <w:top w:val="none" w:sz="0" w:space="0" w:color="auto"/>
        <w:left w:val="none" w:sz="0" w:space="0" w:color="auto"/>
        <w:bottom w:val="none" w:sz="0" w:space="0" w:color="auto"/>
        <w:right w:val="none" w:sz="0" w:space="0" w:color="auto"/>
      </w:divBdr>
    </w:div>
    <w:div w:id="206919108">
      <w:bodyDiv w:val="1"/>
      <w:marLeft w:val="0"/>
      <w:marRight w:val="0"/>
      <w:marTop w:val="0"/>
      <w:marBottom w:val="0"/>
      <w:divBdr>
        <w:top w:val="none" w:sz="0" w:space="0" w:color="auto"/>
        <w:left w:val="none" w:sz="0" w:space="0" w:color="auto"/>
        <w:bottom w:val="none" w:sz="0" w:space="0" w:color="auto"/>
        <w:right w:val="none" w:sz="0" w:space="0" w:color="auto"/>
      </w:divBdr>
    </w:div>
    <w:div w:id="258489040">
      <w:bodyDiv w:val="1"/>
      <w:marLeft w:val="0"/>
      <w:marRight w:val="0"/>
      <w:marTop w:val="0"/>
      <w:marBottom w:val="0"/>
      <w:divBdr>
        <w:top w:val="none" w:sz="0" w:space="0" w:color="auto"/>
        <w:left w:val="none" w:sz="0" w:space="0" w:color="auto"/>
        <w:bottom w:val="none" w:sz="0" w:space="0" w:color="auto"/>
        <w:right w:val="none" w:sz="0" w:space="0" w:color="auto"/>
      </w:divBdr>
    </w:div>
    <w:div w:id="289945179">
      <w:bodyDiv w:val="1"/>
      <w:marLeft w:val="0"/>
      <w:marRight w:val="0"/>
      <w:marTop w:val="0"/>
      <w:marBottom w:val="0"/>
      <w:divBdr>
        <w:top w:val="none" w:sz="0" w:space="0" w:color="auto"/>
        <w:left w:val="none" w:sz="0" w:space="0" w:color="auto"/>
        <w:bottom w:val="none" w:sz="0" w:space="0" w:color="auto"/>
        <w:right w:val="none" w:sz="0" w:space="0" w:color="auto"/>
      </w:divBdr>
    </w:div>
    <w:div w:id="327098648">
      <w:bodyDiv w:val="1"/>
      <w:marLeft w:val="0"/>
      <w:marRight w:val="0"/>
      <w:marTop w:val="0"/>
      <w:marBottom w:val="0"/>
      <w:divBdr>
        <w:top w:val="none" w:sz="0" w:space="0" w:color="auto"/>
        <w:left w:val="none" w:sz="0" w:space="0" w:color="auto"/>
        <w:bottom w:val="none" w:sz="0" w:space="0" w:color="auto"/>
        <w:right w:val="none" w:sz="0" w:space="0" w:color="auto"/>
      </w:divBdr>
    </w:div>
    <w:div w:id="475755502">
      <w:bodyDiv w:val="1"/>
      <w:marLeft w:val="0"/>
      <w:marRight w:val="0"/>
      <w:marTop w:val="0"/>
      <w:marBottom w:val="0"/>
      <w:divBdr>
        <w:top w:val="none" w:sz="0" w:space="0" w:color="auto"/>
        <w:left w:val="none" w:sz="0" w:space="0" w:color="auto"/>
        <w:bottom w:val="none" w:sz="0" w:space="0" w:color="auto"/>
        <w:right w:val="none" w:sz="0" w:space="0" w:color="auto"/>
      </w:divBdr>
    </w:div>
    <w:div w:id="486089808">
      <w:bodyDiv w:val="1"/>
      <w:marLeft w:val="0"/>
      <w:marRight w:val="0"/>
      <w:marTop w:val="0"/>
      <w:marBottom w:val="0"/>
      <w:divBdr>
        <w:top w:val="none" w:sz="0" w:space="0" w:color="auto"/>
        <w:left w:val="none" w:sz="0" w:space="0" w:color="auto"/>
        <w:bottom w:val="none" w:sz="0" w:space="0" w:color="auto"/>
        <w:right w:val="none" w:sz="0" w:space="0" w:color="auto"/>
      </w:divBdr>
    </w:div>
    <w:div w:id="602156026">
      <w:bodyDiv w:val="1"/>
      <w:marLeft w:val="0"/>
      <w:marRight w:val="0"/>
      <w:marTop w:val="0"/>
      <w:marBottom w:val="0"/>
      <w:divBdr>
        <w:top w:val="none" w:sz="0" w:space="0" w:color="auto"/>
        <w:left w:val="none" w:sz="0" w:space="0" w:color="auto"/>
        <w:bottom w:val="none" w:sz="0" w:space="0" w:color="auto"/>
        <w:right w:val="none" w:sz="0" w:space="0" w:color="auto"/>
      </w:divBdr>
    </w:div>
    <w:div w:id="706108048">
      <w:bodyDiv w:val="1"/>
      <w:marLeft w:val="0"/>
      <w:marRight w:val="0"/>
      <w:marTop w:val="0"/>
      <w:marBottom w:val="0"/>
      <w:divBdr>
        <w:top w:val="none" w:sz="0" w:space="0" w:color="auto"/>
        <w:left w:val="none" w:sz="0" w:space="0" w:color="auto"/>
        <w:bottom w:val="none" w:sz="0" w:space="0" w:color="auto"/>
        <w:right w:val="none" w:sz="0" w:space="0" w:color="auto"/>
      </w:divBdr>
      <w:divsChild>
        <w:div w:id="8799395">
          <w:marLeft w:val="0"/>
          <w:marRight w:val="0"/>
          <w:marTop w:val="0"/>
          <w:marBottom w:val="0"/>
          <w:divBdr>
            <w:top w:val="none" w:sz="0" w:space="0" w:color="auto"/>
            <w:left w:val="none" w:sz="0" w:space="0" w:color="auto"/>
            <w:bottom w:val="none" w:sz="0" w:space="0" w:color="auto"/>
            <w:right w:val="none" w:sz="0" w:space="0" w:color="auto"/>
          </w:divBdr>
        </w:div>
        <w:div w:id="50734488">
          <w:marLeft w:val="0"/>
          <w:marRight w:val="0"/>
          <w:marTop w:val="0"/>
          <w:marBottom w:val="0"/>
          <w:divBdr>
            <w:top w:val="none" w:sz="0" w:space="0" w:color="auto"/>
            <w:left w:val="none" w:sz="0" w:space="0" w:color="auto"/>
            <w:bottom w:val="none" w:sz="0" w:space="0" w:color="auto"/>
            <w:right w:val="none" w:sz="0" w:space="0" w:color="auto"/>
          </w:divBdr>
        </w:div>
        <w:div w:id="163322519">
          <w:marLeft w:val="0"/>
          <w:marRight w:val="0"/>
          <w:marTop w:val="0"/>
          <w:marBottom w:val="0"/>
          <w:divBdr>
            <w:top w:val="none" w:sz="0" w:space="0" w:color="auto"/>
            <w:left w:val="none" w:sz="0" w:space="0" w:color="auto"/>
            <w:bottom w:val="none" w:sz="0" w:space="0" w:color="auto"/>
            <w:right w:val="none" w:sz="0" w:space="0" w:color="auto"/>
          </w:divBdr>
        </w:div>
        <w:div w:id="399407772">
          <w:marLeft w:val="0"/>
          <w:marRight w:val="0"/>
          <w:marTop w:val="0"/>
          <w:marBottom w:val="0"/>
          <w:divBdr>
            <w:top w:val="none" w:sz="0" w:space="0" w:color="auto"/>
            <w:left w:val="none" w:sz="0" w:space="0" w:color="auto"/>
            <w:bottom w:val="none" w:sz="0" w:space="0" w:color="auto"/>
            <w:right w:val="none" w:sz="0" w:space="0" w:color="auto"/>
          </w:divBdr>
        </w:div>
        <w:div w:id="481432075">
          <w:marLeft w:val="0"/>
          <w:marRight w:val="0"/>
          <w:marTop w:val="0"/>
          <w:marBottom w:val="0"/>
          <w:divBdr>
            <w:top w:val="none" w:sz="0" w:space="0" w:color="auto"/>
            <w:left w:val="none" w:sz="0" w:space="0" w:color="auto"/>
            <w:bottom w:val="none" w:sz="0" w:space="0" w:color="auto"/>
            <w:right w:val="none" w:sz="0" w:space="0" w:color="auto"/>
          </w:divBdr>
        </w:div>
        <w:div w:id="515928557">
          <w:marLeft w:val="0"/>
          <w:marRight w:val="0"/>
          <w:marTop w:val="0"/>
          <w:marBottom w:val="0"/>
          <w:divBdr>
            <w:top w:val="none" w:sz="0" w:space="0" w:color="auto"/>
            <w:left w:val="none" w:sz="0" w:space="0" w:color="auto"/>
            <w:bottom w:val="none" w:sz="0" w:space="0" w:color="auto"/>
            <w:right w:val="none" w:sz="0" w:space="0" w:color="auto"/>
          </w:divBdr>
        </w:div>
        <w:div w:id="540744954">
          <w:marLeft w:val="0"/>
          <w:marRight w:val="0"/>
          <w:marTop w:val="0"/>
          <w:marBottom w:val="0"/>
          <w:divBdr>
            <w:top w:val="none" w:sz="0" w:space="0" w:color="auto"/>
            <w:left w:val="none" w:sz="0" w:space="0" w:color="auto"/>
            <w:bottom w:val="none" w:sz="0" w:space="0" w:color="auto"/>
            <w:right w:val="none" w:sz="0" w:space="0" w:color="auto"/>
          </w:divBdr>
        </w:div>
        <w:div w:id="642583633">
          <w:marLeft w:val="0"/>
          <w:marRight w:val="0"/>
          <w:marTop w:val="0"/>
          <w:marBottom w:val="0"/>
          <w:divBdr>
            <w:top w:val="none" w:sz="0" w:space="0" w:color="auto"/>
            <w:left w:val="none" w:sz="0" w:space="0" w:color="auto"/>
            <w:bottom w:val="none" w:sz="0" w:space="0" w:color="auto"/>
            <w:right w:val="none" w:sz="0" w:space="0" w:color="auto"/>
          </w:divBdr>
        </w:div>
        <w:div w:id="669330317">
          <w:marLeft w:val="0"/>
          <w:marRight w:val="0"/>
          <w:marTop w:val="0"/>
          <w:marBottom w:val="0"/>
          <w:divBdr>
            <w:top w:val="none" w:sz="0" w:space="0" w:color="auto"/>
            <w:left w:val="none" w:sz="0" w:space="0" w:color="auto"/>
            <w:bottom w:val="none" w:sz="0" w:space="0" w:color="auto"/>
            <w:right w:val="none" w:sz="0" w:space="0" w:color="auto"/>
          </w:divBdr>
        </w:div>
        <w:div w:id="822233984">
          <w:marLeft w:val="0"/>
          <w:marRight w:val="0"/>
          <w:marTop w:val="0"/>
          <w:marBottom w:val="0"/>
          <w:divBdr>
            <w:top w:val="none" w:sz="0" w:space="0" w:color="auto"/>
            <w:left w:val="none" w:sz="0" w:space="0" w:color="auto"/>
            <w:bottom w:val="none" w:sz="0" w:space="0" w:color="auto"/>
            <w:right w:val="none" w:sz="0" w:space="0" w:color="auto"/>
          </w:divBdr>
        </w:div>
        <w:div w:id="824321704">
          <w:marLeft w:val="0"/>
          <w:marRight w:val="0"/>
          <w:marTop w:val="0"/>
          <w:marBottom w:val="0"/>
          <w:divBdr>
            <w:top w:val="none" w:sz="0" w:space="0" w:color="auto"/>
            <w:left w:val="none" w:sz="0" w:space="0" w:color="auto"/>
            <w:bottom w:val="none" w:sz="0" w:space="0" w:color="auto"/>
            <w:right w:val="none" w:sz="0" w:space="0" w:color="auto"/>
          </w:divBdr>
        </w:div>
        <w:div w:id="896163576">
          <w:marLeft w:val="0"/>
          <w:marRight w:val="0"/>
          <w:marTop w:val="0"/>
          <w:marBottom w:val="0"/>
          <w:divBdr>
            <w:top w:val="none" w:sz="0" w:space="0" w:color="auto"/>
            <w:left w:val="none" w:sz="0" w:space="0" w:color="auto"/>
            <w:bottom w:val="none" w:sz="0" w:space="0" w:color="auto"/>
            <w:right w:val="none" w:sz="0" w:space="0" w:color="auto"/>
          </w:divBdr>
        </w:div>
        <w:div w:id="1036390152">
          <w:marLeft w:val="0"/>
          <w:marRight w:val="0"/>
          <w:marTop w:val="0"/>
          <w:marBottom w:val="0"/>
          <w:divBdr>
            <w:top w:val="none" w:sz="0" w:space="0" w:color="auto"/>
            <w:left w:val="none" w:sz="0" w:space="0" w:color="auto"/>
            <w:bottom w:val="none" w:sz="0" w:space="0" w:color="auto"/>
            <w:right w:val="none" w:sz="0" w:space="0" w:color="auto"/>
          </w:divBdr>
        </w:div>
        <w:div w:id="1054962180">
          <w:marLeft w:val="0"/>
          <w:marRight w:val="0"/>
          <w:marTop w:val="0"/>
          <w:marBottom w:val="0"/>
          <w:divBdr>
            <w:top w:val="none" w:sz="0" w:space="0" w:color="auto"/>
            <w:left w:val="none" w:sz="0" w:space="0" w:color="auto"/>
            <w:bottom w:val="none" w:sz="0" w:space="0" w:color="auto"/>
            <w:right w:val="none" w:sz="0" w:space="0" w:color="auto"/>
          </w:divBdr>
        </w:div>
        <w:div w:id="1121147205">
          <w:marLeft w:val="0"/>
          <w:marRight w:val="0"/>
          <w:marTop w:val="0"/>
          <w:marBottom w:val="0"/>
          <w:divBdr>
            <w:top w:val="none" w:sz="0" w:space="0" w:color="auto"/>
            <w:left w:val="none" w:sz="0" w:space="0" w:color="auto"/>
            <w:bottom w:val="none" w:sz="0" w:space="0" w:color="auto"/>
            <w:right w:val="none" w:sz="0" w:space="0" w:color="auto"/>
          </w:divBdr>
        </w:div>
        <w:div w:id="1206135553">
          <w:marLeft w:val="0"/>
          <w:marRight w:val="0"/>
          <w:marTop w:val="0"/>
          <w:marBottom w:val="0"/>
          <w:divBdr>
            <w:top w:val="none" w:sz="0" w:space="0" w:color="auto"/>
            <w:left w:val="none" w:sz="0" w:space="0" w:color="auto"/>
            <w:bottom w:val="none" w:sz="0" w:space="0" w:color="auto"/>
            <w:right w:val="none" w:sz="0" w:space="0" w:color="auto"/>
          </w:divBdr>
        </w:div>
        <w:div w:id="1326975732">
          <w:marLeft w:val="0"/>
          <w:marRight w:val="0"/>
          <w:marTop w:val="0"/>
          <w:marBottom w:val="0"/>
          <w:divBdr>
            <w:top w:val="none" w:sz="0" w:space="0" w:color="auto"/>
            <w:left w:val="none" w:sz="0" w:space="0" w:color="auto"/>
            <w:bottom w:val="none" w:sz="0" w:space="0" w:color="auto"/>
            <w:right w:val="none" w:sz="0" w:space="0" w:color="auto"/>
          </w:divBdr>
        </w:div>
        <w:div w:id="1360818143">
          <w:marLeft w:val="0"/>
          <w:marRight w:val="0"/>
          <w:marTop w:val="0"/>
          <w:marBottom w:val="0"/>
          <w:divBdr>
            <w:top w:val="none" w:sz="0" w:space="0" w:color="auto"/>
            <w:left w:val="none" w:sz="0" w:space="0" w:color="auto"/>
            <w:bottom w:val="none" w:sz="0" w:space="0" w:color="auto"/>
            <w:right w:val="none" w:sz="0" w:space="0" w:color="auto"/>
          </w:divBdr>
        </w:div>
        <w:div w:id="1374230400">
          <w:marLeft w:val="0"/>
          <w:marRight w:val="0"/>
          <w:marTop w:val="0"/>
          <w:marBottom w:val="0"/>
          <w:divBdr>
            <w:top w:val="none" w:sz="0" w:space="0" w:color="auto"/>
            <w:left w:val="none" w:sz="0" w:space="0" w:color="auto"/>
            <w:bottom w:val="none" w:sz="0" w:space="0" w:color="auto"/>
            <w:right w:val="none" w:sz="0" w:space="0" w:color="auto"/>
          </w:divBdr>
        </w:div>
        <w:div w:id="1405030376">
          <w:marLeft w:val="0"/>
          <w:marRight w:val="0"/>
          <w:marTop w:val="0"/>
          <w:marBottom w:val="0"/>
          <w:divBdr>
            <w:top w:val="none" w:sz="0" w:space="0" w:color="auto"/>
            <w:left w:val="none" w:sz="0" w:space="0" w:color="auto"/>
            <w:bottom w:val="none" w:sz="0" w:space="0" w:color="auto"/>
            <w:right w:val="none" w:sz="0" w:space="0" w:color="auto"/>
          </w:divBdr>
        </w:div>
        <w:div w:id="1544052838">
          <w:marLeft w:val="0"/>
          <w:marRight w:val="0"/>
          <w:marTop w:val="0"/>
          <w:marBottom w:val="0"/>
          <w:divBdr>
            <w:top w:val="none" w:sz="0" w:space="0" w:color="auto"/>
            <w:left w:val="none" w:sz="0" w:space="0" w:color="auto"/>
            <w:bottom w:val="none" w:sz="0" w:space="0" w:color="auto"/>
            <w:right w:val="none" w:sz="0" w:space="0" w:color="auto"/>
          </w:divBdr>
        </w:div>
        <w:div w:id="1562013296">
          <w:marLeft w:val="0"/>
          <w:marRight w:val="0"/>
          <w:marTop w:val="0"/>
          <w:marBottom w:val="0"/>
          <w:divBdr>
            <w:top w:val="none" w:sz="0" w:space="0" w:color="auto"/>
            <w:left w:val="none" w:sz="0" w:space="0" w:color="auto"/>
            <w:bottom w:val="none" w:sz="0" w:space="0" w:color="auto"/>
            <w:right w:val="none" w:sz="0" w:space="0" w:color="auto"/>
          </w:divBdr>
        </w:div>
        <w:div w:id="1587423476">
          <w:marLeft w:val="0"/>
          <w:marRight w:val="0"/>
          <w:marTop w:val="0"/>
          <w:marBottom w:val="0"/>
          <w:divBdr>
            <w:top w:val="none" w:sz="0" w:space="0" w:color="auto"/>
            <w:left w:val="none" w:sz="0" w:space="0" w:color="auto"/>
            <w:bottom w:val="none" w:sz="0" w:space="0" w:color="auto"/>
            <w:right w:val="none" w:sz="0" w:space="0" w:color="auto"/>
          </w:divBdr>
        </w:div>
        <w:div w:id="1755400026">
          <w:marLeft w:val="0"/>
          <w:marRight w:val="0"/>
          <w:marTop w:val="0"/>
          <w:marBottom w:val="0"/>
          <w:divBdr>
            <w:top w:val="none" w:sz="0" w:space="0" w:color="auto"/>
            <w:left w:val="none" w:sz="0" w:space="0" w:color="auto"/>
            <w:bottom w:val="none" w:sz="0" w:space="0" w:color="auto"/>
            <w:right w:val="none" w:sz="0" w:space="0" w:color="auto"/>
          </w:divBdr>
        </w:div>
        <w:div w:id="1820460678">
          <w:marLeft w:val="0"/>
          <w:marRight w:val="0"/>
          <w:marTop w:val="0"/>
          <w:marBottom w:val="0"/>
          <w:divBdr>
            <w:top w:val="none" w:sz="0" w:space="0" w:color="auto"/>
            <w:left w:val="none" w:sz="0" w:space="0" w:color="auto"/>
            <w:bottom w:val="none" w:sz="0" w:space="0" w:color="auto"/>
            <w:right w:val="none" w:sz="0" w:space="0" w:color="auto"/>
          </w:divBdr>
        </w:div>
        <w:div w:id="1836335332">
          <w:marLeft w:val="0"/>
          <w:marRight w:val="0"/>
          <w:marTop w:val="0"/>
          <w:marBottom w:val="0"/>
          <w:divBdr>
            <w:top w:val="none" w:sz="0" w:space="0" w:color="auto"/>
            <w:left w:val="none" w:sz="0" w:space="0" w:color="auto"/>
            <w:bottom w:val="none" w:sz="0" w:space="0" w:color="auto"/>
            <w:right w:val="none" w:sz="0" w:space="0" w:color="auto"/>
          </w:divBdr>
        </w:div>
        <w:div w:id="1984263596">
          <w:marLeft w:val="0"/>
          <w:marRight w:val="0"/>
          <w:marTop w:val="0"/>
          <w:marBottom w:val="0"/>
          <w:divBdr>
            <w:top w:val="none" w:sz="0" w:space="0" w:color="auto"/>
            <w:left w:val="none" w:sz="0" w:space="0" w:color="auto"/>
            <w:bottom w:val="none" w:sz="0" w:space="0" w:color="auto"/>
            <w:right w:val="none" w:sz="0" w:space="0" w:color="auto"/>
          </w:divBdr>
        </w:div>
      </w:divsChild>
    </w:div>
    <w:div w:id="764498967">
      <w:bodyDiv w:val="1"/>
      <w:marLeft w:val="0"/>
      <w:marRight w:val="0"/>
      <w:marTop w:val="0"/>
      <w:marBottom w:val="0"/>
      <w:divBdr>
        <w:top w:val="none" w:sz="0" w:space="0" w:color="auto"/>
        <w:left w:val="none" w:sz="0" w:space="0" w:color="auto"/>
        <w:bottom w:val="none" w:sz="0" w:space="0" w:color="auto"/>
        <w:right w:val="none" w:sz="0" w:space="0" w:color="auto"/>
      </w:divBdr>
      <w:divsChild>
        <w:div w:id="50737833">
          <w:marLeft w:val="0"/>
          <w:marRight w:val="0"/>
          <w:marTop w:val="0"/>
          <w:marBottom w:val="0"/>
          <w:divBdr>
            <w:top w:val="none" w:sz="0" w:space="0" w:color="auto"/>
            <w:left w:val="none" w:sz="0" w:space="0" w:color="auto"/>
            <w:bottom w:val="none" w:sz="0" w:space="0" w:color="auto"/>
            <w:right w:val="none" w:sz="0" w:space="0" w:color="auto"/>
          </w:divBdr>
        </w:div>
        <w:div w:id="168177365">
          <w:marLeft w:val="0"/>
          <w:marRight w:val="0"/>
          <w:marTop w:val="0"/>
          <w:marBottom w:val="0"/>
          <w:divBdr>
            <w:top w:val="none" w:sz="0" w:space="0" w:color="auto"/>
            <w:left w:val="none" w:sz="0" w:space="0" w:color="auto"/>
            <w:bottom w:val="none" w:sz="0" w:space="0" w:color="auto"/>
            <w:right w:val="none" w:sz="0" w:space="0" w:color="auto"/>
          </w:divBdr>
        </w:div>
        <w:div w:id="888615538">
          <w:marLeft w:val="0"/>
          <w:marRight w:val="0"/>
          <w:marTop w:val="0"/>
          <w:marBottom w:val="0"/>
          <w:divBdr>
            <w:top w:val="none" w:sz="0" w:space="0" w:color="auto"/>
            <w:left w:val="none" w:sz="0" w:space="0" w:color="auto"/>
            <w:bottom w:val="none" w:sz="0" w:space="0" w:color="auto"/>
            <w:right w:val="none" w:sz="0" w:space="0" w:color="auto"/>
          </w:divBdr>
        </w:div>
      </w:divsChild>
    </w:div>
    <w:div w:id="995955610">
      <w:bodyDiv w:val="1"/>
      <w:marLeft w:val="0"/>
      <w:marRight w:val="0"/>
      <w:marTop w:val="0"/>
      <w:marBottom w:val="0"/>
      <w:divBdr>
        <w:top w:val="none" w:sz="0" w:space="0" w:color="auto"/>
        <w:left w:val="none" w:sz="0" w:space="0" w:color="auto"/>
        <w:bottom w:val="none" w:sz="0" w:space="0" w:color="auto"/>
        <w:right w:val="none" w:sz="0" w:space="0" w:color="auto"/>
      </w:divBdr>
    </w:div>
    <w:div w:id="1311595138">
      <w:bodyDiv w:val="1"/>
      <w:marLeft w:val="0"/>
      <w:marRight w:val="0"/>
      <w:marTop w:val="0"/>
      <w:marBottom w:val="0"/>
      <w:divBdr>
        <w:top w:val="none" w:sz="0" w:space="0" w:color="auto"/>
        <w:left w:val="none" w:sz="0" w:space="0" w:color="auto"/>
        <w:bottom w:val="none" w:sz="0" w:space="0" w:color="auto"/>
        <w:right w:val="none" w:sz="0" w:space="0" w:color="auto"/>
      </w:divBdr>
    </w:div>
    <w:div w:id="1329285637">
      <w:bodyDiv w:val="1"/>
      <w:marLeft w:val="0"/>
      <w:marRight w:val="0"/>
      <w:marTop w:val="0"/>
      <w:marBottom w:val="0"/>
      <w:divBdr>
        <w:top w:val="none" w:sz="0" w:space="0" w:color="auto"/>
        <w:left w:val="none" w:sz="0" w:space="0" w:color="auto"/>
        <w:bottom w:val="none" w:sz="0" w:space="0" w:color="auto"/>
        <w:right w:val="none" w:sz="0" w:space="0" w:color="auto"/>
      </w:divBdr>
    </w:div>
    <w:div w:id="1489596208">
      <w:bodyDiv w:val="1"/>
      <w:marLeft w:val="0"/>
      <w:marRight w:val="0"/>
      <w:marTop w:val="0"/>
      <w:marBottom w:val="0"/>
      <w:divBdr>
        <w:top w:val="none" w:sz="0" w:space="0" w:color="auto"/>
        <w:left w:val="none" w:sz="0" w:space="0" w:color="auto"/>
        <w:bottom w:val="none" w:sz="0" w:space="0" w:color="auto"/>
        <w:right w:val="none" w:sz="0" w:space="0" w:color="auto"/>
      </w:divBdr>
    </w:div>
    <w:div w:id="1638487390">
      <w:bodyDiv w:val="1"/>
      <w:marLeft w:val="0"/>
      <w:marRight w:val="0"/>
      <w:marTop w:val="0"/>
      <w:marBottom w:val="0"/>
      <w:divBdr>
        <w:top w:val="none" w:sz="0" w:space="0" w:color="auto"/>
        <w:left w:val="none" w:sz="0" w:space="0" w:color="auto"/>
        <w:bottom w:val="none" w:sz="0" w:space="0" w:color="auto"/>
        <w:right w:val="none" w:sz="0" w:space="0" w:color="auto"/>
      </w:divBdr>
    </w:div>
    <w:div w:id="1702196726">
      <w:bodyDiv w:val="1"/>
      <w:marLeft w:val="0"/>
      <w:marRight w:val="0"/>
      <w:marTop w:val="0"/>
      <w:marBottom w:val="0"/>
      <w:divBdr>
        <w:top w:val="none" w:sz="0" w:space="0" w:color="auto"/>
        <w:left w:val="none" w:sz="0" w:space="0" w:color="auto"/>
        <w:bottom w:val="none" w:sz="0" w:space="0" w:color="auto"/>
        <w:right w:val="none" w:sz="0" w:space="0" w:color="auto"/>
      </w:divBdr>
    </w:div>
    <w:div w:id="1839341493">
      <w:bodyDiv w:val="1"/>
      <w:marLeft w:val="0"/>
      <w:marRight w:val="0"/>
      <w:marTop w:val="0"/>
      <w:marBottom w:val="0"/>
      <w:divBdr>
        <w:top w:val="none" w:sz="0" w:space="0" w:color="auto"/>
        <w:left w:val="none" w:sz="0" w:space="0" w:color="auto"/>
        <w:bottom w:val="none" w:sz="0" w:space="0" w:color="auto"/>
        <w:right w:val="none" w:sz="0" w:space="0" w:color="auto"/>
      </w:divBdr>
    </w:div>
    <w:div w:id="1883322620">
      <w:bodyDiv w:val="1"/>
      <w:marLeft w:val="0"/>
      <w:marRight w:val="0"/>
      <w:marTop w:val="0"/>
      <w:marBottom w:val="0"/>
      <w:divBdr>
        <w:top w:val="none" w:sz="0" w:space="0" w:color="auto"/>
        <w:left w:val="none" w:sz="0" w:space="0" w:color="auto"/>
        <w:bottom w:val="none" w:sz="0" w:space="0" w:color="auto"/>
        <w:right w:val="none" w:sz="0" w:space="0" w:color="auto"/>
      </w:divBdr>
    </w:div>
    <w:div w:id="1912738784">
      <w:bodyDiv w:val="1"/>
      <w:marLeft w:val="0"/>
      <w:marRight w:val="0"/>
      <w:marTop w:val="0"/>
      <w:marBottom w:val="0"/>
      <w:divBdr>
        <w:top w:val="none" w:sz="0" w:space="0" w:color="auto"/>
        <w:left w:val="none" w:sz="0" w:space="0" w:color="auto"/>
        <w:bottom w:val="none" w:sz="0" w:space="0" w:color="auto"/>
        <w:right w:val="none" w:sz="0" w:space="0" w:color="auto"/>
      </w:divBdr>
    </w:div>
    <w:div w:id="204178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91252-F045-412E-B823-280F7D767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1307</Words>
  <Characters>7450</Characters>
  <Application>Microsoft Office Word</Application>
  <DocSecurity>0</DocSecurity>
  <Lines>62</Lines>
  <Paragraphs>17</Paragraphs>
  <ScaleCrop>false</ScaleCrop>
  <Manager>wch466</Manager>
  <Company>MC SYSTEM</Company>
  <LinksUpToDate>false</LinksUpToDate>
  <CharactersWithSpaces>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数字电路与逻辑设计实验</dc:title>
  <dc:subject/>
  <dc:creator>WCH466</dc:creator>
  <cp:keywords/>
  <cp:lastModifiedBy>桐 连</cp:lastModifiedBy>
  <cp:revision>5</cp:revision>
  <cp:lastPrinted>2024-12-01T03:41:00Z</cp:lastPrinted>
  <dcterms:created xsi:type="dcterms:W3CDTF">2024-12-01T03:40:00Z</dcterms:created>
  <dcterms:modified xsi:type="dcterms:W3CDTF">2024-12-01T03:45:00Z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完成日期">
    <vt:filetime>2011-10-21T16:00:00Z</vt:filetime>
  </property>
  <property fmtid="{D5CDD505-2E9C-101B-9397-08002B2CF9AE}" pid="3" name="作者">
    <vt:lpwstr>wch466</vt:lpwstr>
  </property>
</Properties>
</file>